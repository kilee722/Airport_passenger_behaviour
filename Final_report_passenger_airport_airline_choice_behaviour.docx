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65D54F34" w:rsidR="00A95D10" w:rsidRDefault="00EA78FC">
      <w:pPr>
        <w:shd w:val="clear" w:color="auto" w:fill="FFFFFF"/>
        <w:rPr>
          <w:del w:id="0" w:author="Ham, Yunee" w:date="2020-03-14T22:59:00Z"/>
          <w:b/>
          <w:color w:val="2D3B45"/>
          <w:sz w:val="26"/>
          <w:szCs w:val="26"/>
        </w:rPr>
      </w:pPr>
      <w:ins w:id="1" w:author="Ham, Yunee" w:date="2020-03-14T22:58:00Z">
        <w:r>
          <w:rPr>
            <w:b/>
            <w:noProof/>
            <w:color w:val="2D3B45"/>
            <w:sz w:val="26"/>
            <w:szCs w:val="26"/>
          </w:rPr>
          <w:drawing>
            <wp:anchor distT="0" distB="0" distL="114300" distR="114300" simplePos="0" relativeHeight="251658280" behindDoc="1" locked="0" layoutInCell="1" allowOverlap="1" wp14:anchorId="3932CCC7" wp14:editId="4FC565E4">
              <wp:simplePos x="0" y="0"/>
              <wp:positionH relativeFrom="margin">
                <wp:align>center</wp:align>
              </wp:positionH>
              <wp:positionV relativeFrom="paragraph">
                <wp:posOffset>152400</wp:posOffset>
              </wp:positionV>
              <wp:extent cx="1501140" cy="1494155"/>
              <wp:effectExtent l="0" t="0" r="3810" b="0"/>
              <wp:wrapTight wrapText="bothSides">
                <wp:wrapPolygon edited="0">
                  <wp:start x="0" y="0"/>
                  <wp:lineTo x="0" y="21205"/>
                  <wp:lineTo x="21381" y="21205"/>
                  <wp:lineTo x="21381" y="0"/>
                  <wp:lineTo x="0" y="0"/>
                </wp:wrapPolygon>
              </wp:wrapTight>
              <wp:docPr id="1160678477" name="Picture 1160678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1140" cy="1494155"/>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00000002" w14:textId="77777777" w:rsidR="00A95D10" w:rsidRDefault="00A95D10">
      <w:pPr>
        <w:shd w:val="clear" w:color="auto" w:fill="FFFFFF"/>
        <w:rPr>
          <w:del w:id="2" w:author="Ham, Yunee" w:date="2020-03-14T22:59:00Z"/>
          <w:b/>
          <w:color w:val="2D3B45"/>
          <w:sz w:val="26"/>
          <w:szCs w:val="26"/>
        </w:rPr>
      </w:pPr>
    </w:p>
    <w:p w14:paraId="00000003" w14:textId="77777777" w:rsidR="00A95D10" w:rsidRDefault="00A95D10" w:rsidP="00EA78FC">
      <w:pPr>
        <w:shd w:val="clear" w:color="auto" w:fill="FFFFFF"/>
        <w:jc w:val="both"/>
        <w:rPr>
          <w:del w:id="3" w:author="Ham, Yunee" w:date="2020-03-14T22:59:00Z"/>
          <w:b/>
          <w:color w:val="2D3B45"/>
          <w:sz w:val="26"/>
          <w:szCs w:val="26"/>
        </w:rPr>
        <w:pPrChange w:id="4" w:author="Ham, Yunee" w:date="2020-03-14T23:00:00Z">
          <w:pPr>
            <w:shd w:val="clear" w:color="auto" w:fill="FFFFFF"/>
          </w:pPr>
        </w:pPrChange>
      </w:pPr>
    </w:p>
    <w:p w14:paraId="00000004" w14:textId="77777777" w:rsidR="00A95D10" w:rsidRDefault="00A95D10" w:rsidP="00EA78FC">
      <w:pPr>
        <w:shd w:val="clear" w:color="auto" w:fill="FFFFFF"/>
        <w:jc w:val="both"/>
        <w:rPr>
          <w:b/>
          <w:color w:val="2D3B45"/>
          <w:sz w:val="26"/>
          <w:szCs w:val="26"/>
        </w:rPr>
        <w:pPrChange w:id="5" w:author="Ham, Yunee" w:date="2020-03-14T23:00:00Z">
          <w:pPr>
            <w:shd w:val="clear" w:color="auto" w:fill="FFFFFF"/>
          </w:pPr>
        </w:pPrChange>
      </w:pPr>
    </w:p>
    <w:p w14:paraId="00000005" w14:textId="29C8BF2F" w:rsidR="00A95D10" w:rsidRDefault="00EA78FC" w:rsidP="00EA78FC">
      <w:pPr>
        <w:shd w:val="clear" w:color="auto" w:fill="FFFFFF"/>
        <w:ind w:right="910"/>
        <w:jc w:val="right"/>
        <w:rPr>
          <w:b/>
          <w:color w:val="2D3B45"/>
          <w:sz w:val="26"/>
          <w:szCs w:val="26"/>
        </w:rPr>
        <w:pPrChange w:id="6" w:author="Ham, Yunee" w:date="2020-03-14T23:00:00Z">
          <w:pPr>
            <w:shd w:val="clear" w:color="auto" w:fill="FFFFFF"/>
          </w:pPr>
        </w:pPrChange>
      </w:pPr>
      <w:ins w:id="7" w:author="Ham, Yunee" w:date="2020-03-14T22:59:00Z">
        <w:r>
          <w:rPr>
            <w:b/>
            <w:color w:val="2D3B45"/>
            <w:sz w:val="26"/>
            <w:szCs w:val="26"/>
          </w:rPr>
          <w:t xml:space="preserve">    </w:t>
        </w:r>
      </w:ins>
    </w:p>
    <w:p w14:paraId="00000006" w14:textId="77777777" w:rsidR="00A95D10" w:rsidRDefault="00A95D10">
      <w:pPr>
        <w:shd w:val="clear" w:color="auto" w:fill="FFFFFF"/>
        <w:rPr>
          <w:b/>
          <w:color w:val="2D3B45"/>
          <w:sz w:val="26"/>
          <w:szCs w:val="26"/>
        </w:rPr>
      </w:pPr>
    </w:p>
    <w:p w14:paraId="00000007" w14:textId="77777777" w:rsidR="00A95D10" w:rsidRDefault="00A95D10">
      <w:pPr>
        <w:shd w:val="clear" w:color="auto" w:fill="FFFFFF"/>
        <w:rPr>
          <w:b/>
          <w:color w:val="2D3B45"/>
          <w:sz w:val="26"/>
          <w:szCs w:val="26"/>
        </w:rPr>
      </w:pPr>
    </w:p>
    <w:p w14:paraId="00000008" w14:textId="77777777" w:rsidR="00A95D10" w:rsidRDefault="00A95D10">
      <w:pPr>
        <w:shd w:val="clear" w:color="auto" w:fill="FFFFFF"/>
        <w:rPr>
          <w:b/>
          <w:color w:val="2D3B45"/>
          <w:sz w:val="26"/>
          <w:szCs w:val="26"/>
        </w:rPr>
      </w:pPr>
    </w:p>
    <w:p w14:paraId="00000009" w14:textId="77777777" w:rsidR="00321B84" w:rsidRPr="00321B84" w:rsidRDefault="00321B84" w:rsidP="00EA78FC">
      <w:pPr>
        <w:shd w:val="clear" w:color="auto" w:fill="FFFFFF"/>
        <w:jc w:val="both"/>
        <w:rPr>
          <w:del w:id="8" w:author="Ham, Yunee" w:date="2020-03-14T22:58:00Z"/>
          <w:b/>
          <w:color w:val="2D3B45"/>
          <w:sz w:val="26"/>
          <w:szCs w:val="26"/>
        </w:rPr>
        <w:pPrChange w:id="9" w:author="Ham, Yunee" w:date="2020-03-14T23:00:00Z">
          <w:pPr>
            <w:shd w:val="clear" w:color="auto" w:fill="FFFFFF"/>
          </w:pPr>
        </w:pPrChange>
      </w:pPr>
    </w:p>
    <w:p w14:paraId="27C5CF57" w14:textId="77777777" w:rsidR="00EA78FC" w:rsidRDefault="00EA78FC">
      <w:pPr>
        <w:shd w:val="clear" w:color="auto" w:fill="FFFFFF"/>
        <w:rPr>
          <w:ins w:id="10" w:author="Ham, Yunee" w:date="2020-03-14T23:00:00Z"/>
          <w:b/>
          <w:color w:val="2D3B45"/>
          <w:sz w:val="26"/>
          <w:szCs w:val="26"/>
        </w:rPr>
      </w:pPr>
    </w:p>
    <w:p w14:paraId="222B8807" w14:textId="77777777" w:rsidR="00EA78FC" w:rsidRDefault="00EA78FC">
      <w:pPr>
        <w:shd w:val="clear" w:color="auto" w:fill="FFFFFF"/>
        <w:rPr>
          <w:ins w:id="11" w:author="Ham, Yunee" w:date="2020-03-14T23:00:00Z"/>
          <w:b/>
          <w:color w:val="2D3B45"/>
          <w:sz w:val="26"/>
          <w:szCs w:val="26"/>
        </w:rPr>
      </w:pPr>
    </w:p>
    <w:p w14:paraId="6C0A69FC" w14:textId="77777777" w:rsidR="00EA78FC" w:rsidRDefault="00EA78FC">
      <w:pPr>
        <w:shd w:val="clear" w:color="auto" w:fill="FFFFFF"/>
        <w:rPr>
          <w:ins w:id="12" w:author="Ham, Yunee" w:date="2020-03-14T23:00:00Z"/>
          <w:b/>
          <w:color w:val="2D3B45"/>
          <w:sz w:val="26"/>
          <w:szCs w:val="26"/>
        </w:rPr>
      </w:pPr>
    </w:p>
    <w:p w14:paraId="5E2CF74B" w14:textId="77777777" w:rsidR="00EA78FC" w:rsidRDefault="00EA78FC">
      <w:pPr>
        <w:shd w:val="clear" w:color="auto" w:fill="FFFFFF"/>
        <w:rPr>
          <w:ins w:id="13" w:author="Ham, Yunee" w:date="2020-03-14T23:00:00Z"/>
          <w:b/>
          <w:color w:val="2D3B45"/>
          <w:sz w:val="26"/>
          <w:szCs w:val="26"/>
        </w:rPr>
      </w:pPr>
    </w:p>
    <w:p w14:paraId="72848BEE" w14:textId="77777777" w:rsidR="00EA78FC" w:rsidRDefault="00EA78FC">
      <w:pPr>
        <w:shd w:val="clear" w:color="auto" w:fill="FFFFFF"/>
        <w:rPr>
          <w:ins w:id="14" w:author="Ham, Yunee" w:date="2020-03-14T23:00:00Z"/>
          <w:b/>
          <w:color w:val="2D3B45"/>
          <w:sz w:val="26"/>
          <w:szCs w:val="26"/>
        </w:rPr>
      </w:pPr>
    </w:p>
    <w:p w14:paraId="2C140F49" w14:textId="77777777" w:rsidR="00EA78FC" w:rsidRDefault="00EA78FC">
      <w:pPr>
        <w:shd w:val="clear" w:color="auto" w:fill="FFFFFF"/>
        <w:rPr>
          <w:ins w:id="15" w:author="Ham, Yunee" w:date="2020-03-14T23:00:00Z"/>
          <w:b/>
          <w:color w:val="2D3B45"/>
          <w:sz w:val="26"/>
          <w:szCs w:val="26"/>
        </w:rPr>
      </w:pPr>
    </w:p>
    <w:p w14:paraId="1509B58E" w14:textId="77777777" w:rsidR="00EA78FC" w:rsidRDefault="00EA78FC">
      <w:pPr>
        <w:shd w:val="clear" w:color="auto" w:fill="FFFFFF"/>
        <w:rPr>
          <w:ins w:id="16" w:author="Ham, Yunee" w:date="2020-03-14T23:00:00Z"/>
          <w:b/>
          <w:color w:val="2D3B45"/>
          <w:sz w:val="26"/>
          <w:szCs w:val="26"/>
        </w:rPr>
      </w:pPr>
    </w:p>
    <w:p w14:paraId="3EBB0306" w14:textId="77777777" w:rsidR="00EA78FC" w:rsidRDefault="00EA78FC">
      <w:pPr>
        <w:shd w:val="clear" w:color="auto" w:fill="FFFFFF"/>
        <w:rPr>
          <w:ins w:id="17" w:author="Ham, Yunee" w:date="2020-03-14T23:00:00Z"/>
          <w:b/>
          <w:color w:val="2D3B45"/>
          <w:sz w:val="26"/>
          <w:szCs w:val="26"/>
        </w:rPr>
      </w:pPr>
    </w:p>
    <w:p w14:paraId="0000000A" w14:textId="77777777" w:rsidR="00A95D10" w:rsidRDefault="00A95D10">
      <w:pPr>
        <w:shd w:val="clear" w:color="auto" w:fill="FFFFFF"/>
        <w:rPr>
          <w:del w:id="18" w:author="Ham, Yunee" w:date="2020-03-14T22:58:00Z"/>
          <w:b/>
          <w:color w:val="2D3B45"/>
          <w:sz w:val="26"/>
          <w:szCs w:val="26"/>
        </w:rPr>
      </w:pPr>
    </w:p>
    <w:p w14:paraId="0000000B" w14:textId="77777777" w:rsidR="00A95D10" w:rsidRDefault="00A95D10">
      <w:pPr>
        <w:shd w:val="clear" w:color="auto" w:fill="FFFFFF"/>
        <w:rPr>
          <w:del w:id="19" w:author="Ham, Yunee" w:date="2020-03-14T22:58:00Z"/>
          <w:b/>
          <w:color w:val="2D3B45"/>
          <w:sz w:val="26"/>
          <w:szCs w:val="26"/>
        </w:rPr>
      </w:pPr>
    </w:p>
    <w:p w14:paraId="0000000C" w14:textId="77777777" w:rsidR="00A95D10" w:rsidRDefault="00A95D10" w:rsidP="00EA78FC">
      <w:pPr>
        <w:shd w:val="clear" w:color="auto" w:fill="FFFFFF"/>
        <w:jc w:val="both"/>
        <w:rPr>
          <w:b/>
          <w:color w:val="2D3B45"/>
          <w:sz w:val="32"/>
          <w:szCs w:val="32"/>
        </w:rPr>
        <w:pPrChange w:id="20" w:author="Ham, Yunee" w:date="2020-03-14T23:00:00Z">
          <w:pPr>
            <w:shd w:val="clear" w:color="auto" w:fill="FFFFFF"/>
          </w:pPr>
        </w:pPrChange>
      </w:pPr>
    </w:p>
    <w:p w14:paraId="0000000D" w14:textId="7A79D62B" w:rsidR="00A95D10" w:rsidRDefault="00C1514F">
      <w:pPr>
        <w:shd w:val="clear" w:color="auto" w:fill="FFFFFF"/>
        <w:rPr>
          <w:b/>
          <w:color w:val="2D3B45"/>
          <w:sz w:val="32"/>
          <w:szCs w:val="32"/>
        </w:rPr>
      </w:pPr>
      <w:r>
        <w:rPr>
          <w:b/>
          <w:color w:val="2D3B45"/>
          <w:sz w:val="32"/>
          <w:szCs w:val="32"/>
        </w:rPr>
        <w:t>Analysis of Passengers’ Airport and Airline Choice Behavior in</w:t>
      </w:r>
      <w:ins w:id="21" w:author="Ham, Yunee" w:date="2020-03-14T23:00:00Z">
        <w:r w:rsidR="00EA78FC">
          <w:rPr>
            <w:b/>
            <w:color w:val="2D3B45"/>
            <w:sz w:val="32"/>
            <w:szCs w:val="32"/>
          </w:rPr>
          <w:t xml:space="preserve"> the</w:t>
        </w:r>
      </w:ins>
    </w:p>
    <w:p w14:paraId="0000000E" w14:textId="77777777" w:rsidR="00A95D10" w:rsidRDefault="00C1514F">
      <w:pPr>
        <w:shd w:val="clear" w:color="auto" w:fill="FFFFFF"/>
        <w:rPr>
          <w:b/>
          <w:color w:val="2D3B45"/>
          <w:sz w:val="32"/>
          <w:szCs w:val="32"/>
        </w:rPr>
      </w:pPr>
      <w:r>
        <w:rPr>
          <w:b/>
          <w:color w:val="2D3B45"/>
          <w:sz w:val="32"/>
          <w:szCs w:val="32"/>
        </w:rPr>
        <w:t xml:space="preserve"> Seoul Metropolitan Area </w:t>
      </w:r>
    </w:p>
    <w:p w14:paraId="0000000F" w14:textId="77777777" w:rsidR="00A95D10" w:rsidRDefault="00A95D10">
      <w:pPr>
        <w:shd w:val="clear" w:color="auto" w:fill="FFFFFF"/>
        <w:rPr>
          <w:color w:val="2D3B45"/>
          <w:sz w:val="8"/>
          <w:szCs w:val="8"/>
        </w:rPr>
      </w:pPr>
    </w:p>
    <w:p w14:paraId="00000010" w14:textId="77777777" w:rsidR="00A95D10" w:rsidRDefault="00C1514F">
      <w:pPr>
        <w:shd w:val="clear" w:color="auto" w:fill="FFFFFF"/>
        <w:rPr>
          <w:color w:val="2D3B45"/>
          <w:sz w:val="24"/>
          <w:szCs w:val="24"/>
        </w:rPr>
      </w:pPr>
      <w:proofErr w:type="spellStart"/>
      <w:r w:rsidRPr="002A68D9">
        <w:rPr>
          <w:i/>
          <w:iCs/>
          <w:color w:val="2D3B45"/>
          <w:sz w:val="24"/>
          <w:szCs w:val="24"/>
          <w:rPrChange w:id="22" w:author="Ki Min Lee" w:date="2020-03-14T21:57:00Z">
            <w:rPr>
              <w:color w:val="2D3B45"/>
              <w:sz w:val="24"/>
              <w:szCs w:val="24"/>
            </w:rPr>
          </w:rPrChange>
        </w:rPr>
        <w:t>Hoàng</w:t>
      </w:r>
      <w:proofErr w:type="spellEnd"/>
      <w:r w:rsidRPr="002A68D9">
        <w:rPr>
          <w:i/>
          <w:iCs/>
          <w:color w:val="2D3B45"/>
          <w:sz w:val="24"/>
          <w:szCs w:val="24"/>
          <w:rPrChange w:id="23" w:author="Ki Min Lee" w:date="2020-03-14T21:57:00Z">
            <w:rPr>
              <w:color w:val="2D3B45"/>
              <w:sz w:val="24"/>
              <w:szCs w:val="24"/>
            </w:rPr>
          </w:rPrChange>
        </w:rPr>
        <w:t xml:space="preserve"> Anh </w:t>
      </w:r>
      <w:proofErr w:type="spellStart"/>
      <w:r w:rsidRPr="002A68D9">
        <w:rPr>
          <w:i/>
          <w:iCs/>
          <w:color w:val="2D3B45"/>
          <w:sz w:val="24"/>
          <w:szCs w:val="24"/>
          <w:rPrChange w:id="24" w:author="Ki Min Lee" w:date="2020-03-14T21:57:00Z">
            <w:rPr>
              <w:color w:val="2D3B45"/>
              <w:sz w:val="24"/>
              <w:szCs w:val="24"/>
            </w:rPr>
          </w:rPrChange>
        </w:rPr>
        <w:t>Nguyễn</w:t>
      </w:r>
      <w:proofErr w:type="spellEnd"/>
      <w:r w:rsidRPr="002A68D9">
        <w:rPr>
          <w:i/>
          <w:iCs/>
          <w:color w:val="2D3B45"/>
          <w:sz w:val="24"/>
          <w:szCs w:val="24"/>
          <w:rPrChange w:id="25" w:author="Ki Min Lee" w:date="2020-03-14T21:57:00Z">
            <w:rPr>
              <w:color w:val="2D3B45"/>
              <w:sz w:val="24"/>
              <w:szCs w:val="24"/>
            </w:rPr>
          </w:rPrChange>
        </w:rPr>
        <w:t xml:space="preserve"> (Yumi), </w:t>
      </w:r>
      <w:proofErr w:type="spellStart"/>
      <w:r w:rsidRPr="002A68D9">
        <w:rPr>
          <w:i/>
          <w:iCs/>
          <w:color w:val="2D3B45"/>
          <w:sz w:val="24"/>
          <w:szCs w:val="24"/>
          <w:rPrChange w:id="26" w:author="Ki Min Lee" w:date="2020-03-14T21:57:00Z">
            <w:rPr>
              <w:color w:val="2D3B45"/>
              <w:sz w:val="24"/>
              <w:szCs w:val="24"/>
            </w:rPr>
          </w:rPrChange>
        </w:rPr>
        <w:t>Kimin</w:t>
      </w:r>
      <w:proofErr w:type="spellEnd"/>
      <w:r w:rsidRPr="002A68D9">
        <w:rPr>
          <w:i/>
          <w:iCs/>
          <w:color w:val="2D3B45"/>
          <w:sz w:val="24"/>
          <w:szCs w:val="24"/>
          <w:rPrChange w:id="27" w:author="Ki Min Lee" w:date="2020-03-14T21:57:00Z">
            <w:rPr>
              <w:color w:val="2D3B45"/>
              <w:sz w:val="24"/>
              <w:szCs w:val="24"/>
            </w:rPr>
          </w:rPrChange>
        </w:rPr>
        <w:t xml:space="preserve"> Lee, </w:t>
      </w:r>
      <w:proofErr w:type="spellStart"/>
      <w:r w:rsidRPr="002A68D9">
        <w:rPr>
          <w:i/>
          <w:iCs/>
          <w:color w:val="2D3B45"/>
          <w:sz w:val="24"/>
          <w:szCs w:val="24"/>
          <w:rPrChange w:id="28" w:author="Ki Min Lee" w:date="2020-03-14T21:57:00Z">
            <w:rPr>
              <w:color w:val="2D3B45"/>
              <w:sz w:val="24"/>
              <w:szCs w:val="24"/>
            </w:rPr>
          </w:rPrChange>
        </w:rPr>
        <w:t>Sahira</w:t>
      </w:r>
      <w:proofErr w:type="spellEnd"/>
      <w:r w:rsidRPr="002A68D9">
        <w:rPr>
          <w:i/>
          <w:iCs/>
          <w:color w:val="2D3B45"/>
          <w:sz w:val="24"/>
          <w:szCs w:val="24"/>
          <w:rPrChange w:id="29" w:author="Ki Min Lee" w:date="2020-03-14T21:57:00Z">
            <w:rPr>
              <w:color w:val="2D3B45"/>
              <w:sz w:val="24"/>
              <w:szCs w:val="24"/>
            </w:rPr>
          </w:rPrChange>
        </w:rPr>
        <w:t xml:space="preserve"> </w:t>
      </w:r>
      <w:proofErr w:type="spellStart"/>
      <w:r w:rsidRPr="002A68D9">
        <w:rPr>
          <w:i/>
          <w:iCs/>
          <w:color w:val="2D3B45"/>
          <w:sz w:val="24"/>
          <w:szCs w:val="24"/>
          <w:rPrChange w:id="30" w:author="Ki Min Lee" w:date="2020-03-14T21:57:00Z">
            <w:rPr>
              <w:color w:val="2D3B45"/>
              <w:sz w:val="24"/>
              <w:szCs w:val="24"/>
            </w:rPr>
          </w:rPrChange>
        </w:rPr>
        <w:t>Zaheen</w:t>
      </w:r>
      <w:proofErr w:type="spellEnd"/>
      <w:r w:rsidRPr="002A68D9">
        <w:rPr>
          <w:i/>
          <w:iCs/>
          <w:color w:val="2D3B45"/>
          <w:sz w:val="24"/>
          <w:szCs w:val="24"/>
          <w:rPrChange w:id="31" w:author="Ki Min Lee" w:date="2020-03-14T21:57:00Z">
            <w:rPr>
              <w:color w:val="2D3B45"/>
              <w:sz w:val="24"/>
              <w:szCs w:val="24"/>
            </w:rPr>
          </w:rPrChange>
        </w:rPr>
        <w:t xml:space="preserve">, </w:t>
      </w:r>
      <w:proofErr w:type="spellStart"/>
      <w:r w:rsidRPr="002A68D9">
        <w:rPr>
          <w:i/>
          <w:iCs/>
          <w:color w:val="2D3B45"/>
          <w:sz w:val="24"/>
          <w:szCs w:val="24"/>
          <w:rPrChange w:id="32" w:author="Ki Min Lee" w:date="2020-03-14T21:57:00Z">
            <w:rPr>
              <w:color w:val="2D3B45"/>
              <w:sz w:val="24"/>
              <w:szCs w:val="24"/>
            </w:rPr>
          </w:rPrChange>
        </w:rPr>
        <w:t>Yunjung</w:t>
      </w:r>
      <w:proofErr w:type="spellEnd"/>
      <w:r w:rsidRPr="002A68D9">
        <w:rPr>
          <w:i/>
          <w:iCs/>
          <w:color w:val="2D3B45"/>
          <w:sz w:val="24"/>
          <w:szCs w:val="24"/>
          <w:rPrChange w:id="33" w:author="Ki Min Lee" w:date="2020-03-14T21:57:00Z">
            <w:rPr>
              <w:color w:val="2D3B45"/>
              <w:sz w:val="24"/>
              <w:szCs w:val="24"/>
            </w:rPr>
          </w:rPrChange>
        </w:rPr>
        <w:t xml:space="preserve"> Ham (</w:t>
      </w:r>
      <w:proofErr w:type="spellStart"/>
      <w:r w:rsidRPr="002A68D9">
        <w:rPr>
          <w:i/>
          <w:iCs/>
          <w:color w:val="2D3B45"/>
          <w:sz w:val="24"/>
          <w:szCs w:val="24"/>
          <w:rPrChange w:id="34" w:author="Ki Min Lee" w:date="2020-03-14T21:57:00Z">
            <w:rPr>
              <w:color w:val="2D3B45"/>
              <w:sz w:val="24"/>
              <w:szCs w:val="24"/>
            </w:rPr>
          </w:rPrChange>
        </w:rPr>
        <w:t>Yunee</w:t>
      </w:r>
      <w:proofErr w:type="spellEnd"/>
      <w:r>
        <w:rPr>
          <w:color w:val="2D3B45"/>
          <w:sz w:val="24"/>
          <w:szCs w:val="24"/>
        </w:rPr>
        <w:t>)</w:t>
      </w:r>
    </w:p>
    <w:p w14:paraId="00000011" w14:textId="77777777" w:rsidR="00A95D10" w:rsidRDefault="00A95D10">
      <w:pPr>
        <w:shd w:val="clear" w:color="auto" w:fill="FFFFFF"/>
        <w:rPr>
          <w:color w:val="2D3B45"/>
          <w:sz w:val="24"/>
          <w:szCs w:val="24"/>
        </w:rPr>
      </w:pPr>
    </w:p>
    <w:p w14:paraId="00000012" w14:textId="77777777" w:rsidR="00321B84" w:rsidRPr="00321B84" w:rsidRDefault="00321B84" w:rsidP="00321B84">
      <w:pPr>
        <w:shd w:val="clear" w:color="auto" w:fill="FFFFFF"/>
        <w:rPr>
          <w:ins w:id="35" w:author="Ham, Yunee" w:date="2020-03-14T23:00:00Z"/>
          <w:color w:val="2D3B45"/>
          <w:sz w:val="24"/>
          <w:szCs w:val="24"/>
        </w:rPr>
      </w:pPr>
    </w:p>
    <w:p w14:paraId="6C50B36F" w14:textId="77777777" w:rsidR="00EA78FC" w:rsidRDefault="00EA78FC">
      <w:pPr>
        <w:shd w:val="clear" w:color="auto" w:fill="FFFFFF"/>
        <w:rPr>
          <w:ins w:id="36" w:author="Ham, Yunee" w:date="2020-03-14T23:00:00Z"/>
          <w:color w:val="2D3B45"/>
          <w:sz w:val="24"/>
          <w:szCs w:val="24"/>
        </w:rPr>
      </w:pPr>
    </w:p>
    <w:p w14:paraId="05918785" w14:textId="77777777" w:rsidR="00EA78FC" w:rsidRDefault="00EA78FC">
      <w:pPr>
        <w:shd w:val="clear" w:color="auto" w:fill="FFFFFF"/>
        <w:rPr>
          <w:ins w:id="37" w:author="Ham, Yunee" w:date="2020-03-14T23:00:00Z"/>
          <w:color w:val="2D3B45"/>
          <w:sz w:val="24"/>
          <w:szCs w:val="24"/>
        </w:rPr>
      </w:pPr>
    </w:p>
    <w:p w14:paraId="38796B04" w14:textId="77777777" w:rsidR="00EA78FC" w:rsidRDefault="00EA78FC">
      <w:pPr>
        <w:shd w:val="clear" w:color="auto" w:fill="FFFFFF"/>
        <w:rPr>
          <w:ins w:id="38" w:author="Ham, Yunee" w:date="2020-03-14T23:00:00Z"/>
          <w:color w:val="2D3B45"/>
          <w:sz w:val="24"/>
          <w:szCs w:val="24"/>
        </w:rPr>
      </w:pPr>
    </w:p>
    <w:p w14:paraId="0D004677" w14:textId="77777777" w:rsidR="00EA78FC" w:rsidRDefault="00EA78FC">
      <w:pPr>
        <w:shd w:val="clear" w:color="auto" w:fill="FFFFFF"/>
        <w:rPr>
          <w:ins w:id="39" w:author="Ham, Yunee" w:date="2020-03-14T23:00:00Z"/>
          <w:color w:val="2D3B45"/>
          <w:sz w:val="24"/>
          <w:szCs w:val="24"/>
        </w:rPr>
      </w:pPr>
    </w:p>
    <w:p w14:paraId="1E54A673" w14:textId="77777777" w:rsidR="00EA78FC" w:rsidRDefault="00EA78FC">
      <w:pPr>
        <w:shd w:val="clear" w:color="auto" w:fill="FFFFFF"/>
        <w:rPr>
          <w:color w:val="2D3B45"/>
          <w:sz w:val="24"/>
          <w:szCs w:val="24"/>
        </w:rPr>
      </w:pPr>
    </w:p>
    <w:p w14:paraId="00000013" w14:textId="77777777" w:rsidR="00A95D10" w:rsidRDefault="00A95D10">
      <w:pPr>
        <w:shd w:val="clear" w:color="auto" w:fill="FFFFFF"/>
        <w:rPr>
          <w:color w:val="2D3B45"/>
          <w:sz w:val="2"/>
          <w:szCs w:val="2"/>
        </w:rPr>
      </w:pPr>
    </w:p>
    <w:p w14:paraId="00000014" w14:textId="77777777" w:rsidR="00A95D10" w:rsidRPr="00324D1E" w:rsidRDefault="00A95D10">
      <w:pPr>
        <w:shd w:val="clear" w:color="auto" w:fill="FFFFFF"/>
        <w:rPr>
          <w:color w:val="2D3B45"/>
          <w:sz w:val="2"/>
          <w:szCs w:val="2"/>
        </w:rPr>
      </w:pPr>
    </w:p>
    <w:p w14:paraId="00000015" w14:textId="276FD7FF" w:rsidR="00A95D10" w:rsidRPr="0045428C" w:rsidRDefault="00ED263E">
      <w:pPr>
        <w:shd w:val="clear" w:color="auto" w:fill="FFFFFF"/>
        <w:rPr>
          <w:b/>
          <w:color w:val="2D3B45"/>
          <w:sz w:val="24"/>
          <w:szCs w:val="24"/>
          <w:rPrChange w:id="40" w:author="Ki Min Lee" w:date="2020-03-14T23:05:00Z">
            <w:rPr>
              <w:b/>
              <w:color w:val="2D3B45"/>
            </w:rPr>
          </w:rPrChange>
        </w:rPr>
      </w:pPr>
      <w:ins w:id="41" w:author="Ki Min Lee" w:date="2020-03-14T21:35:00Z">
        <w:r w:rsidRPr="0045428C">
          <w:rPr>
            <w:b/>
            <w:color w:val="2D3B45"/>
            <w:sz w:val="24"/>
            <w:szCs w:val="24"/>
            <w:rPrChange w:id="42" w:author="Ki Min Lee" w:date="2020-03-14T23:05:00Z">
              <w:rPr>
                <w:b/>
                <w:color w:val="2D3B45"/>
              </w:rPr>
            </w:rPrChange>
          </w:rPr>
          <w:t>Table of Co</w:t>
        </w:r>
      </w:ins>
      <w:ins w:id="43" w:author="Ki Min Lee" w:date="2020-03-14T21:36:00Z">
        <w:r w:rsidRPr="0045428C">
          <w:rPr>
            <w:b/>
            <w:color w:val="2D3B45"/>
            <w:sz w:val="24"/>
            <w:szCs w:val="24"/>
            <w:rPrChange w:id="44" w:author="Ki Min Lee" w:date="2020-03-14T23:05:00Z">
              <w:rPr>
                <w:b/>
                <w:color w:val="2D3B45"/>
              </w:rPr>
            </w:rPrChange>
          </w:rPr>
          <w:t>ntent</w:t>
        </w:r>
      </w:ins>
      <w:ins w:id="45" w:author="Ham, Yunee" w:date="2020-03-14T23:00:00Z">
        <w:r w:rsidR="00EA78FC" w:rsidRPr="0045428C">
          <w:rPr>
            <w:b/>
            <w:color w:val="2D3B45"/>
            <w:sz w:val="24"/>
            <w:szCs w:val="24"/>
            <w:rPrChange w:id="46" w:author="Ki Min Lee" w:date="2020-03-14T23:05:00Z">
              <w:rPr>
                <w:b/>
                <w:color w:val="2D3B45"/>
                <w:sz w:val="28"/>
                <w:szCs w:val="28"/>
              </w:rPr>
            </w:rPrChange>
          </w:rPr>
          <w:t>s</w:t>
        </w:r>
      </w:ins>
    </w:p>
    <w:p w14:paraId="00000016" w14:textId="77777777" w:rsidR="00A95D10" w:rsidRPr="00324D1E" w:rsidRDefault="00A95D10">
      <w:pPr>
        <w:shd w:val="clear" w:color="auto" w:fill="FFFFFF"/>
        <w:jc w:val="both"/>
        <w:rPr>
          <w:b/>
          <w:color w:val="2D3B45"/>
          <w:sz w:val="24"/>
          <w:szCs w:val="24"/>
        </w:rPr>
      </w:pPr>
    </w:p>
    <w:sdt>
      <w:sdtPr>
        <w:rPr>
          <w:sz w:val="24"/>
          <w:szCs w:val="24"/>
        </w:rPr>
        <w:id w:val="1282949891"/>
        <w:docPartObj>
          <w:docPartGallery w:val="Table of Contents"/>
          <w:docPartUnique/>
        </w:docPartObj>
      </w:sdtPr>
      <w:sdtEndPr/>
      <w:sdtContent>
        <w:p w14:paraId="00000017" w14:textId="578DEE92" w:rsidR="00A95D10" w:rsidRPr="00EA78FC" w:rsidRDefault="00C1514F" w:rsidP="00AA0F74">
          <w:pPr>
            <w:tabs>
              <w:tab w:val="right" w:pos="11250"/>
            </w:tabs>
            <w:spacing w:before="80"/>
            <w:jc w:val="both"/>
            <w:rPr>
              <w:del w:id="47" w:author="Ham, Yunee" w:date="2020-03-14T23:05:00Z"/>
              <w:color w:val="2D3B45"/>
              <w:sz w:val="24"/>
              <w:szCs w:val="24"/>
              <w:rPrChange w:id="48" w:author="Ham, Yunee" w:date="2020-03-14T23:00:00Z">
                <w:rPr>
                  <w:del w:id="49" w:author="Ham, Yunee" w:date="2020-03-14T23:05:00Z"/>
                  <w:b/>
                  <w:noProof/>
                  <w:color w:val="2D3B45"/>
                  <w:sz w:val="24"/>
                  <w:szCs w:val="24"/>
                </w:rPr>
              </w:rPrChange>
            </w:rPr>
            <w:pPrChange w:id="50" w:author="Ham, Yunee" w:date="2020-03-14T23:07:00Z">
              <w:pPr>
                <w:tabs>
                  <w:tab w:val="right" w:pos="11250"/>
                </w:tabs>
                <w:spacing w:before="80"/>
              </w:pPr>
            </w:pPrChange>
          </w:pPr>
          <w:r w:rsidRPr="00EA78FC">
            <w:rPr>
              <w:sz w:val="24"/>
              <w:szCs w:val="24"/>
              <w:rPrChange w:id="51" w:author="Ham, Yunee" w:date="2020-03-14T23:00:00Z">
                <w:rPr/>
              </w:rPrChange>
            </w:rPr>
            <w:fldChar w:fldCharType="begin"/>
          </w:r>
          <w:r>
            <w:instrText xml:space="preserve"> TOC \h \u \z </w:instrText>
          </w:r>
          <w:r w:rsidRPr="00EA78FC">
            <w:rPr>
              <w:sz w:val="24"/>
              <w:szCs w:val="24"/>
              <w:rPrChange w:id="52" w:author="Ham, Yunee" w:date="2020-03-14T23:00:00Z">
                <w:rPr/>
              </w:rPrChange>
            </w:rPr>
            <w:fldChar w:fldCharType="separate"/>
          </w:r>
          <w:del w:id="53" w:author="Ham, Yunee" w:date="2020-03-14T23:05:00Z">
            <w:r w:rsidR="00210E42" w:rsidRPr="00EA78FC">
              <w:rPr>
                <w:sz w:val="24"/>
                <w:szCs w:val="24"/>
                <w:rPrChange w:id="54" w:author="Ham, Yunee" w:date="2020-03-14T23:00:00Z">
                  <w:rPr/>
                </w:rPrChange>
              </w:rPr>
              <w:fldChar w:fldCharType="begin"/>
            </w:r>
          </w:del>
          <w:r w:rsidR="00210E42">
            <w:instrText xml:space="preserve"> HYPERLINK \l "_db1df6w77yt0" \h </w:instrText>
          </w:r>
          <w:del w:id="55" w:author="Ham, Yunee" w:date="2020-03-14T23:05:00Z">
            <w:r w:rsidR="00210E42" w:rsidRPr="00EA78FC">
              <w:rPr>
                <w:sz w:val="24"/>
                <w:szCs w:val="24"/>
                <w:rPrChange w:id="56" w:author="Ham, Yunee" w:date="2020-03-14T23:00:00Z">
                  <w:rPr/>
                </w:rPrChange>
              </w:rPr>
              <w:fldChar w:fldCharType="separate"/>
            </w:r>
            <w:r w:rsidRPr="00EA78FC">
              <w:rPr>
                <w:color w:val="2D3B45"/>
                <w:sz w:val="24"/>
                <w:szCs w:val="24"/>
                <w:rPrChange w:id="57" w:author="Ham, Yunee" w:date="2020-03-14T23:00:00Z">
                  <w:rPr>
                    <w:b/>
                    <w:noProof/>
                    <w:color w:val="2D3B45"/>
                    <w:sz w:val="24"/>
                    <w:szCs w:val="24"/>
                  </w:rPr>
                </w:rPrChange>
              </w:rPr>
              <w:delText>Abstract</w:delText>
            </w:r>
            <w:r w:rsidR="00210E42" w:rsidRPr="00EA78FC">
              <w:rPr>
                <w:color w:val="2D3B45"/>
                <w:sz w:val="24"/>
                <w:szCs w:val="24"/>
                <w:rPrChange w:id="58" w:author="Ham, Yunee" w:date="2020-03-14T23:00:00Z">
                  <w:rPr>
                    <w:b/>
                    <w:noProof/>
                    <w:color w:val="2D3B45"/>
                    <w:sz w:val="24"/>
                    <w:szCs w:val="24"/>
                  </w:rPr>
                </w:rPrChange>
              </w:rPr>
              <w:fldChar w:fldCharType="end"/>
            </w:r>
          </w:del>
          <w:r w:rsidRPr="00EA78FC">
            <w:rPr>
              <w:color w:val="2D3B45"/>
              <w:sz w:val="24"/>
              <w:szCs w:val="24"/>
              <w:rPrChange w:id="59" w:author="Ham, Yunee" w:date="2020-03-14T23:00:00Z">
                <w:rPr>
                  <w:b/>
                  <w:noProof/>
                  <w:color w:val="2D3B45"/>
                  <w:sz w:val="24"/>
                  <w:szCs w:val="24"/>
                </w:rPr>
              </w:rPrChange>
            </w:rPr>
            <w:tab/>
          </w:r>
          <w:del w:id="60" w:author="Ham, Yunee" w:date="2020-03-14T23:05:00Z">
            <w:r w:rsidRPr="00EA78FC">
              <w:rPr>
                <w:sz w:val="24"/>
                <w:szCs w:val="24"/>
                <w:rPrChange w:id="61" w:author="Ham, Yunee" w:date="2020-03-14T23:00:00Z">
                  <w:rPr>
                    <w:noProof/>
                  </w:rPr>
                </w:rPrChange>
              </w:rPr>
              <w:fldChar w:fldCharType="begin"/>
            </w:r>
            <w:r>
              <w:rPr>
                <w:noProof/>
              </w:rPr>
              <w:delInstrText xml:space="preserve"> PAGEREF _db1df6w77yt0 \h </w:delInstrText>
            </w:r>
            <w:r w:rsidRPr="00EA78FC">
              <w:rPr>
                <w:sz w:val="24"/>
                <w:szCs w:val="24"/>
                <w:rPrChange w:id="62" w:author="Ham, Yunee" w:date="2020-03-15T12:43:00Z">
                  <w:rPr>
                    <w:noProof/>
                  </w:rPr>
                </w:rPrChange>
              </w:rPr>
            </w:r>
            <w:r w:rsidRPr="00EA78FC">
              <w:rPr>
                <w:sz w:val="24"/>
                <w:szCs w:val="24"/>
                <w:rPrChange w:id="63" w:author="Ham, Yunee" w:date="2020-03-14T23:00:00Z">
                  <w:rPr>
                    <w:noProof/>
                  </w:rPr>
                </w:rPrChange>
              </w:rPr>
              <w:fldChar w:fldCharType="separate"/>
            </w:r>
          </w:del>
          <w:del w:id="64" w:author="Ham, Yunee" w:date="2020-03-14T22:15:00Z">
            <w:r w:rsidR="001D33C4">
              <w:rPr>
                <w:noProof/>
              </w:rPr>
              <w:delText>2</w:delText>
            </w:r>
          </w:del>
          <w:del w:id="65" w:author="Ham, Yunee" w:date="2020-03-14T23:05:00Z">
            <w:r w:rsidRPr="00EA78FC">
              <w:rPr>
                <w:sz w:val="24"/>
                <w:szCs w:val="24"/>
                <w:rPrChange w:id="66" w:author="Ham, Yunee" w:date="2020-03-14T23:00:00Z">
                  <w:rPr>
                    <w:noProof/>
                  </w:rPr>
                </w:rPrChange>
              </w:rPr>
              <w:fldChar w:fldCharType="end"/>
            </w:r>
          </w:del>
        </w:p>
        <w:p w14:paraId="00000018" w14:textId="3C46C7EA" w:rsidR="00A95D10" w:rsidRPr="00EA78FC" w:rsidRDefault="00210E42" w:rsidP="00AA0F74">
          <w:pPr>
            <w:tabs>
              <w:tab w:val="right" w:pos="11250"/>
            </w:tabs>
            <w:spacing w:before="80"/>
            <w:jc w:val="both"/>
            <w:rPr>
              <w:color w:val="2D3B45"/>
              <w:sz w:val="24"/>
              <w:szCs w:val="24"/>
              <w:rPrChange w:id="67" w:author="Ham, Yunee" w:date="2020-03-14T23:00:00Z">
                <w:rPr>
                  <w:b/>
                  <w:noProof/>
                  <w:color w:val="2D3B45"/>
                  <w:sz w:val="24"/>
                  <w:szCs w:val="24"/>
                </w:rPr>
              </w:rPrChange>
            </w:rPr>
            <w:pPrChange w:id="68" w:author="Ham, Yunee" w:date="2020-03-14T23:07:00Z">
              <w:pPr>
                <w:tabs>
                  <w:tab w:val="right" w:pos="11250"/>
                </w:tabs>
                <w:spacing w:before="200"/>
              </w:pPr>
            </w:pPrChange>
          </w:pPr>
          <w:r w:rsidRPr="00EA78FC">
            <w:rPr>
              <w:sz w:val="24"/>
              <w:szCs w:val="24"/>
              <w:rPrChange w:id="69" w:author="Ham, Yunee" w:date="2020-03-14T23:00:00Z">
                <w:rPr/>
              </w:rPrChange>
            </w:rPr>
            <w:fldChar w:fldCharType="begin"/>
          </w:r>
          <w:r>
            <w:instrText xml:space="preserve"> HYPERLINK \l "_kuk22zlu43ph" \h </w:instrText>
          </w:r>
          <w:r w:rsidRPr="00EA78FC">
            <w:rPr>
              <w:sz w:val="24"/>
              <w:szCs w:val="24"/>
              <w:rPrChange w:id="70" w:author="Ham, Yunee" w:date="2020-03-14T23:00:00Z">
                <w:rPr/>
              </w:rPrChange>
            </w:rPr>
            <w:fldChar w:fldCharType="separate"/>
          </w:r>
          <w:del w:id="71" w:author="Ham, Yunee" w:date="2020-03-14T23:05:00Z">
            <w:r w:rsidR="00C1514F" w:rsidRPr="00EA78FC">
              <w:rPr>
                <w:color w:val="2D3B45"/>
                <w:sz w:val="24"/>
                <w:szCs w:val="24"/>
                <w:rPrChange w:id="72" w:author="Ham, Yunee" w:date="2020-03-14T23:00:00Z">
                  <w:rPr>
                    <w:b/>
                    <w:noProof/>
                    <w:color w:val="2D3B45"/>
                    <w:sz w:val="24"/>
                    <w:szCs w:val="24"/>
                  </w:rPr>
                </w:rPrChange>
              </w:rPr>
              <w:delText>I.</w:delText>
            </w:r>
          </w:del>
          <w:r w:rsidR="00C1514F" w:rsidRPr="00EA78FC">
            <w:rPr>
              <w:color w:val="2D3B45"/>
              <w:sz w:val="24"/>
              <w:szCs w:val="24"/>
              <w:rPrChange w:id="73" w:author="Ham, Yunee" w:date="2020-03-14T23:00:00Z">
                <w:rPr>
                  <w:b/>
                  <w:noProof/>
                  <w:color w:val="2D3B45"/>
                  <w:sz w:val="24"/>
                  <w:szCs w:val="24"/>
                </w:rPr>
              </w:rPrChange>
            </w:rPr>
            <w:t xml:space="preserve"> </w:t>
          </w:r>
          <w:ins w:id="74" w:author="Ham, Yunee" w:date="2020-03-14T23:06:00Z">
            <w:r w:rsidR="00AA0F74">
              <w:rPr>
                <w:noProof/>
                <w:color w:val="2D3B45"/>
                <w:sz w:val="24"/>
                <w:szCs w:val="24"/>
              </w:rPr>
              <w:t xml:space="preserve"> I.</w:t>
            </w:r>
          </w:ins>
          <w:r w:rsidR="00C1514F" w:rsidRPr="00EA78FC">
            <w:rPr>
              <w:color w:val="2D3B45"/>
              <w:sz w:val="24"/>
              <w:szCs w:val="24"/>
              <w:rPrChange w:id="75" w:author="Ham, Yunee" w:date="2020-03-14T23:00:00Z">
                <w:rPr>
                  <w:b/>
                  <w:noProof/>
                  <w:color w:val="2D3B45"/>
                  <w:sz w:val="24"/>
                  <w:szCs w:val="24"/>
                </w:rPr>
              </w:rPrChange>
            </w:rPr>
            <w:t>Introduction</w:t>
          </w:r>
          <w:r w:rsidRPr="00EA78FC">
            <w:rPr>
              <w:color w:val="2D3B45"/>
              <w:sz w:val="24"/>
              <w:szCs w:val="24"/>
              <w:rPrChange w:id="76" w:author="Ham, Yunee" w:date="2020-03-14T23:00:00Z">
                <w:rPr>
                  <w:b/>
                  <w:noProof/>
                  <w:color w:val="2D3B45"/>
                  <w:sz w:val="24"/>
                  <w:szCs w:val="24"/>
                </w:rPr>
              </w:rPrChange>
            </w:rPr>
            <w:fldChar w:fldCharType="end"/>
          </w:r>
          <w:r w:rsidR="00C1514F" w:rsidRPr="00EA78FC">
            <w:rPr>
              <w:color w:val="2D3B45"/>
              <w:sz w:val="24"/>
              <w:szCs w:val="24"/>
              <w:rPrChange w:id="77" w:author="Ham, Yunee" w:date="2020-03-14T23:00:00Z">
                <w:rPr>
                  <w:b/>
                  <w:noProof/>
                  <w:color w:val="2D3B45"/>
                  <w:sz w:val="24"/>
                  <w:szCs w:val="24"/>
                </w:rPr>
              </w:rPrChange>
            </w:rPr>
            <w:tab/>
          </w:r>
          <w:r w:rsidR="00C1514F" w:rsidRPr="00EA78FC">
            <w:rPr>
              <w:sz w:val="24"/>
              <w:szCs w:val="24"/>
              <w:rPrChange w:id="78" w:author="Ham, Yunee" w:date="2020-03-14T23:00:00Z">
                <w:rPr>
                  <w:noProof/>
                </w:rPr>
              </w:rPrChange>
            </w:rPr>
            <w:fldChar w:fldCharType="begin"/>
          </w:r>
          <w:r w:rsidR="00C1514F" w:rsidRPr="00EA78FC">
            <w:rPr>
              <w:sz w:val="24"/>
              <w:szCs w:val="24"/>
              <w:rPrChange w:id="79" w:author="Ham, Yunee" w:date="2020-03-14T23:00:00Z">
                <w:rPr>
                  <w:noProof/>
                </w:rPr>
              </w:rPrChange>
            </w:rPr>
            <w:instrText xml:space="preserve"> PAGEREF _kuk22zlu43ph \h </w:instrText>
          </w:r>
          <w:r w:rsidR="00C1514F" w:rsidRPr="00EA78FC">
            <w:rPr>
              <w:sz w:val="24"/>
              <w:szCs w:val="24"/>
              <w:rPrChange w:id="80" w:author="Ham, Yunee" w:date="2020-03-14T23:00:00Z">
                <w:rPr>
                  <w:noProof/>
                </w:rPr>
              </w:rPrChange>
            </w:rPr>
          </w:r>
          <w:r w:rsidR="00C1514F" w:rsidRPr="00EA78FC">
            <w:rPr>
              <w:sz w:val="24"/>
              <w:szCs w:val="24"/>
              <w:rPrChange w:id="81" w:author="Ham, Yunee" w:date="2020-03-14T23:00:00Z">
                <w:rPr>
                  <w:noProof/>
                </w:rPr>
              </w:rPrChange>
            </w:rPr>
            <w:fldChar w:fldCharType="separate"/>
          </w:r>
          <w:r w:rsidR="001D33C4" w:rsidRPr="00EA78FC">
            <w:rPr>
              <w:sz w:val="24"/>
              <w:szCs w:val="24"/>
              <w:rPrChange w:id="82" w:author="Ham, Yunee" w:date="2020-03-14T23:00:00Z">
                <w:rPr>
                  <w:noProof/>
                </w:rPr>
              </w:rPrChange>
            </w:rPr>
            <w:t>2</w:t>
          </w:r>
          <w:r w:rsidR="00C1514F" w:rsidRPr="00EA78FC">
            <w:rPr>
              <w:sz w:val="24"/>
              <w:szCs w:val="24"/>
              <w:rPrChange w:id="83" w:author="Ham, Yunee" w:date="2020-03-14T23:00:00Z">
                <w:rPr>
                  <w:noProof/>
                </w:rPr>
              </w:rPrChange>
            </w:rPr>
            <w:fldChar w:fldCharType="end"/>
          </w:r>
        </w:p>
        <w:p w14:paraId="00000019" w14:textId="23AF439C" w:rsidR="00A95D10" w:rsidRPr="00EA78FC" w:rsidRDefault="00210E42">
          <w:pPr>
            <w:tabs>
              <w:tab w:val="right" w:pos="11250"/>
            </w:tabs>
            <w:spacing w:before="200"/>
            <w:rPr>
              <w:del w:id="84" w:author="Ham, Yunee" w:date="2020-03-14T22:59:00Z"/>
              <w:color w:val="2D3B45"/>
              <w:sz w:val="24"/>
              <w:szCs w:val="24"/>
              <w:rPrChange w:id="85" w:author="Ham, Yunee" w:date="2020-03-14T23:00:00Z">
                <w:rPr>
                  <w:del w:id="86" w:author="Ham, Yunee" w:date="2020-03-14T22:59:00Z"/>
                  <w:b/>
                  <w:noProof/>
                  <w:color w:val="2D3B45"/>
                  <w:sz w:val="24"/>
                  <w:szCs w:val="24"/>
                </w:rPr>
              </w:rPrChange>
            </w:rPr>
          </w:pPr>
          <w:r w:rsidRPr="00EA78FC">
            <w:rPr>
              <w:sz w:val="24"/>
              <w:szCs w:val="24"/>
              <w:rPrChange w:id="87" w:author="Ham, Yunee" w:date="2020-03-14T23:00:00Z">
                <w:rPr/>
              </w:rPrChange>
            </w:rPr>
            <w:fldChar w:fldCharType="begin"/>
          </w:r>
          <w:r>
            <w:instrText xml:space="preserve"> HYPERLINK \l "_k2xxmu80a2eb" \h </w:instrText>
          </w:r>
          <w:r w:rsidRPr="00EA78FC">
            <w:rPr>
              <w:sz w:val="24"/>
              <w:szCs w:val="24"/>
              <w:rPrChange w:id="88" w:author="Ham, Yunee" w:date="2020-03-14T23:00:00Z">
                <w:rPr/>
              </w:rPrChange>
            </w:rPr>
            <w:fldChar w:fldCharType="separate"/>
          </w:r>
          <w:r w:rsidR="00C1514F" w:rsidRPr="00EA78FC">
            <w:rPr>
              <w:color w:val="2D3B45"/>
              <w:sz w:val="24"/>
              <w:szCs w:val="24"/>
              <w:rPrChange w:id="89" w:author="Ham, Yunee" w:date="2020-03-14T23:00:00Z">
                <w:rPr>
                  <w:b/>
                  <w:noProof/>
                  <w:color w:val="2D3B45"/>
                  <w:sz w:val="24"/>
                  <w:szCs w:val="24"/>
                </w:rPr>
              </w:rPrChange>
            </w:rPr>
            <w:t>II. Data</w:t>
          </w:r>
          <w:r w:rsidRPr="00EA78FC">
            <w:rPr>
              <w:color w:val="2D3B45"/>
              <w:sz w:val="24"/>
              <w:szCs w:val="24"/>
              <w:rPrChange w:id="90" w:author="Ham, Yunee" w:date="2020-03-14T23:00:00Z">
                <w:rPr>
                  <w:b/>
                  <w:noProof/>
                  <w:color w:val="2D3B45"/>
                  <w:sz w:val="24"/>
                  <w:szCs w:val="24"/>
                </w:rPr>
              </w:rPrChange>
            </w:rPr>
            <w:fldChar w:fldCharType="end"/>
          </w:r>
          <w:r w:rsidR="00C1514F" w:rsidRPr="00EA78FC">
            <w:rPr>
              <w:color w:val="2D3B45"/>
              <w:sz w:val="24"/>
              <w:szCs w:val="24"/>
              <w:rPrChange w:id="91" w:author="Ham, Yunee" w:date="2020-03-14T23:00:00Z">
                <w:rPr>
                  <w:b/>
                  <w:noProof/>
                  <w:color w:val="2D3B45"/>
                  <w:sz w:val="24"/>
                  <w:szCs w:val="24"/>
                </w:rPr>
              </w:rPrChange>
            </w:rPr>
            <w:tab/>
          </w:r>
          <w:r w:rsidR="00C1514F" w:rsidRPr="00EA78FC">
            <w:rPr>
              <w:sz w:val="24"/>
              <w:szCs w:val="24"/>
              <w:rPrChange w:id="92" w:author="Ham, Yunee" w:date="2020-03-14T23:00:00Z">
                <w:rPr>
                  <w:noProof/>
                </w:rPr>
              </w:rPrChange>
            </w:rPr>
            <w:fldChar w:fldCharType="begin"/>
          </w:r>
          <w:r w:rsidR="00C1514F" w:rsidRPr="00EA78FC">
            <w:rPr>
              <w:sz w:val="24"/>
              <w:szCs w:val="24"/>
              <w:rPrChange w:id="93" w:author="Ham, Yunee" w:date="2020-03-14T23:00:00Z">
                <w:rPr>
                  <w:noProof/>
                </w:rPr>
              </w:rPrChange>
            </w:rPr>
            <w:instrText xml:space="preserve"> PAGEREF _k2xxmu80a2eb \h </w:instrText>
          </w:r>
          <w:r w:rsidR="00C1514F" w:rsidRPr="00EA78FC">
            <w:rPr>
              <w:sz w:val="24"/>
              <w:szCs w:val="24"/>
              <w:rPrChange w:id="94" w:author="Ham, Yunee" w:date="2020-03-14T23:00:00Z">
                <w:rPr>
                  <w:noProof/>
                </w:rPr>
              </w:rPrChange>
            </w:rPr>
          </w:r>
          <w:r w:rsidR="00C1514F" w:rsidRPr="00EA78FC">
            <w:rPr>
              <w:sz w:val="24"/>
              <w:szCs w:val="24"/>
              <w:rPrChange w:id="95" w:author="Ham, Yunee" w:date="2020-03-14T23:00:00Z">
                <w:rPr>
                  <w:noProof/>
                </w:rPr>
              </w:rPrChange>
            </w:rPr>
            <w:fldChar w:fldCharType="separate"/>
          </w:r>
          <w:r w:rsidR="001D33C4" w:rsidRPr="00EA78FC">
            <w:rPr>
              <w:sz w:val="24"/>
              <w:szCs w:val="24"/>
              <w:rPrChange w:id="96" w:author="Ham, Yunee" w:date="2020-03-14T23:00:00Z">
                <w:rPr>
                  <w:noProof/>
                </w:rPr>
              </w:rPrChange>
            </w:rPr>
            <w:t>2</w:t>
          </w:r>
          <w:r w:rsidR="00C1514F" w:rsidRPr="00EA78FC">
            <w:rPr>
              <w:sz w:val="24"/>
              <w:szCs w:val="24"/>
              <w:rPrChange w:id="97" w:author="Ham, Yunee" w:date="2020-03-14T23:00:00Z">
                <w:rPr>
                  <w:noProof/>
                </w:rPr>
              </w:rPrChange>
            </w:rPr>
            <w:fldChar w:fldCharType="end"/>
          </w:r>
        </w:p>
        <w:p w14:paraId="0000001A" w14:textId="15C17C89" w:rsidR="00A95D10" w:rsidRPr="00EA78FC" w:rsidRDefault="00210E42" w:rsidP="00EA78FC">
          <w:pPr>
            <w:tabs>
              <w:tab w:val="right" w:pos="11250"/>
            </w:tabs>
            <w:spacing w:before="200"/>
            <w:rPr>
              <w:color w:val="2D3B45"/>
              <w:sz w:val="24"/>
              <w:szCs w:val="24"/>
              <w:rPrChange w:id="98" w:author="Ham, Yunee" w:date="2020-03-14T23:00:00Z">
                <w:rPr>
                  <w:noProof/>
                  <w:color w:val="2D3B45"/>
                  <w:sz w:val="24"/>
                  <w:szCs w:val="24"/>
                </w:rPr>
              </w:rPrChange>
            </w:rPr>
            <w:pPrChange w:id="99" w:author="Ham, Yunee" w:date="2020-03-14T23:00:00Z">
              <w:pPr>
                <w:tabs>
                  <w:tab w:val="right" w:pos="11250"/>
                </w:tabs>
                <w:spacing w:before="60"/>
                <w:ind w:left="360"/>
              </w:pPr>
            </w:pPrChange>
          </w:pPr>
          <w:del w:id="100" w:author="Ham, Yunee" w:date="2020-03-14T22:59:00Z">
            <w:r w:rsidRPr="00EA78FC">
              <w:rPr>
                <w:sz w:val="24"/>
                <w:szCs w:val="24"/>
                <w:rPrChange w:id="101" w:author="Ham, Yunee" w:date="2020-03-14T23:00:00Z">
                  <w:rPr/>
                </w:rPrChange>
              </w:rPr>
              <w:fldChar w:fldCharType="begin"/>
            </w:r>
          </w:del>
          <w:r>
            <w:instrText xml:space="preserve"> HYPERLINK \l "_1q4kwn1brc3" \h </w:instrText>
          </w:r>
          <w:del w:id="102" w:author="Ham, Yunee" w:date="2020-03-14T22:59:00Z">
            <w:r w:rsidRPr="00EA78FC">
              <w:rPr>
                <w:sz w:val="24"/>
                <w:szCs w:val="24"/>
                <w:rPrChange w:id="103" w:author="Ham, Yunee" w:date="2020-03-14T23:00:00Z">
                  <w:rPr/>
                </w:rPrChange>
              </w:rPr>
              <w:fldChar w:fldCharType="separate"/>
            </w:r>
            <w:r w:rsidR="00C1514F" w:rsidRPr="00EA78FC">
              <w:rPr>
                <w:color w:val="2D3B45"/>
                <w:sz w:val="24"/>
                <w:szCs w:val="24"/>
                <w:rPrChange w:id="104" w:author="Ham, Yunee" w:date="2020-03-14T23:00:00Z">
                  <w:rPr>
                    <w:noProof/>
                    <w:color w:val="2D3B45"/>
                    <w:sz w:val="24"/>
                    <w:szCs w:val="24"/>
                  </w:rPr>
                </w:rPrChange>
              </w:rPr>
              <w:delText>II-1. Descriptive Stats</w:delText>
            </w:r>
            <w:r w:rsidRPr="00EA78FC">
              <w:rPr>
                <w:color w:val="2D3B45"/>
                <w:sz w:val="24"/>
                <w:szCs w:val="24"/>
                <w:rPrChange w:id="105" w:author="Ham, Yunee" w:date="2020-03-14T23:00:00Z">
                  <w:rPr>
                    <w:noProof/>
                    <w:color w:val="2D3B45"/>
                    <w:sz w:val="24"/>
                    <w:szCs w:val="24"/>
                  </w:rPr>
                </w:rPrChange>
              </w:rPr>
              <w:fldChar w:fldCharType="end"/>
            </w:r>
            <w:r w:rsidR="00C1514F" w:rsidRPr="00EA78FC">
              <w:rPr>
                <w:color w:val="2D3B45"/>
                <w:sz w:val="24"/>
                <w:szCs w:val="24"/>
                <w:rPrChange w:id="106" w:author="Ham, Yunee" w:date="2020-03-14T23:00:00Z">
                  <w:rPr>
                    <w:noProof/>
                    <w:color w:val="2D3B45"/>
                    <w:sz w:val="24"/>
                    <w:szCs w:val="24"/>
                  </w:rPr>
                </w:rPrChange>
              </w:rPr>
              <w:tab/>
            </w:r>
            <w:r w:rsidR="00C1514F" w:rsidRPr="00EA78FC">
              <w:rPr>
                <w:sz w:val="24"/>
                <w:szCs w:val="24"/>
                <w:rPrChange w:id="107" w:author="Ham, Yunee" w:date="2020-03-14T23:00:00Z">
                  <w:rPr>
                    <w:noProof/>
                  </w:rPr>
                </w:rPrChange>
              </w:rPr>
              <w:fldChar w:fldCharType="begin"/>
            </w:r>
            <w:r w:rsidR="00C1514F" w:rsidRPr="00EA78FC">
              <w:rPr>
                <w:sz w:val="24"/>
                <w:szCs w:val="24"/>
                <w:rPrChange w:id="108" w:author="Ham, Yunee" w:date="2020-03-14T23:00:00Z">
                  <w:rPr>
                    <w:noProof/>
                  </w:rPr>
                </w:rPrChange>
              </w:rPr>
              <w:delInstrText xml:space="preserve"> PAGEREF _1q4kwn1brc3 \h </w:delInstrText>
            </w:r>
            <w:r w:rsidR="00C1514F" w:rsidRPr="00EA78FC">
              <w:rPr>
                <w:sz w:val="24"/>
                <w:szCs w:val="24"/>
                <w:rPrChange w:id="109" w:author="Ham, Yunee" w:date="2020-03-14T23:00:00Z">
                  <w:rPr>
                    <w:noProof/>
                  </w:rPr>
                </w:rPrChange>
              </w:rPr>
            </w:r>
            <w:r w:rsidR="00C1514F" w:rsidRPr="00EA78FC">
              <w:rPr>
                <w:sz w:val="24"/>
                <w:szCs w:val="24"/>
                <w:rPrChange w:id="110" w:author="Ham, Yunee" w:date="2020-03-14T23:00:00Z">
                  <w:rPr>
                    <w:noProof/>
                  </w:rPr>
                </w:rPrChange>
              </w:rPr>
              <w:fldChar w:fldCharType="separate"/>
            </w:r>
          </w:del>
          <w:del w:id="111" w:author="Ham, Yunee" w:date="2020-03-14T22:15:00Z">
            <w:r w:rsidR="001D33C4" w:rsidRPr="00EA78FC">
              <w:rPr>
                <w:sz w:val="24"/>
                <w:szCs w:val="24"/>
                <w:rPrChange w:id="112" w:author="Ham, Yunee" w:date="2020-03-14T23:00:00Z">
                  <w:rPr>
                    <w:noProof/>
                  </w:rPr>
                </w:rPrChange>
              </w:rPr>
              <w:delText>3</w:delText>
            </w:r>
          </w:del>
          <w:del w:id="113" w:author="Ham, Yunee" w:date="2020-03-14T22:59:00Z">
            <w:r w:rsidR="00C1514F" w:rsidRPr="00EA78FC">
              <w:rPr>
                <w:sz w:val="24"/>
                <w:szCs w:val="24"/>
                <w:rPrChange w:id="114" w:author="Ham, Yunee" w:date="2020-03-14T23:00:00Z">
                  <w:rPr>
                    <w:noProof/>
                  </w:rPr>
                </w:rPrChange>
              </w:rPr>
              <w:fldChar w:fldCharType="end"/>
            </w:r>
          </w:del>
        </w:p>
        <w:p w14:paraId="0000001B" w14:textId="3AD34479" w:rsidR="00A95D10" w:rsidRPr="00EA78FC" w:rsidRDefault="00210E42">
          <w:pPr>
            <w:tabs>
              <w:tab w:val="right" w:pos="11250"/>
            </w:tabs>
            <w:spacing w:before="200"/>
            <w:rPr>
              <w:color w:val="2D3B45"/>
              <w:sz w:val="24"/>
              <w:szCs w:val="24"/>
              <w:rPrChange w:id="115" w:author="Ham, Yunee" w:date="2020-03-14T23:00:00Z">
                <w:rPr>
                  <w:b/>
                  <w:noProof/>
                  <w:color w:val="2D3B45"/>
                  <w:sz w:val="24"/>
                  <w:szCs w:val="24"/>
                </w:rPr>
              </w:rPrChange>
            </w:rPr>
          </w:pPr>
          <w:r w:rsidRPr="00EA78FC">
            <w:rPr>
              <w:sz w:val="24"/>
              <w:szCs w:val="24"/>
              <w:rPrChange w:id="116" w:author="Ham, Yunee" w:date="2020-03-14T23:00:00Z">
                <w:rPr/>
              </w:rPrChange>
            </w:rPr>
            <w:fldChar w:fldCharType="begin"/>
          </w:r>
          <w:r>
            <w:instrText xml:space="preserve"> HYPERLINK \l "_91rtc0d7d1y6" \h </w:instrText>
          </w:r>
          <w:r w:rsidRPr="00EA78FC">
            <w:rPr>
              <w:sz w:val="24"/>
              <w:szCs w:val="24"/>
              <w:rPrChange w:id="117" w:author="Ham, Yunee" w:date="2020-03-14T23:00:00Z">
                <w:rPr/>
              </w:rPrChange>
            </w:rPr>
            <w:fldChar w:fldCharType="separate"/>
          </w:r>
          <w:r w:rsidR="00C1514F" w:rsidRPr="00EA78FC">
            <w:rPr>
              <w:color w:val="2D3B45"/>
              <w:sz w:val="24"/>
              <w:szCs w:val="24"/>
              <w:rPrChange w:id="118" w:author="Ham, Yunee" w:date="2020-03-14T23:00:00Z">
                <w:rPr>
                  <w:b/>
                  <w:noProof/>
                  <w:color w:val="2D3B45"/>
                  <w:sz w:val="24"/>
                  <w:szCs w:val="24"/>
                </w:rPr>
              </w:rPrChange>
            </w:rPr>
            <w:t>III. Model Implementation</w:t>
          </w:r>
          <w:r w:rsidRPr="00EA78FC">
            <w:rPr>
              <w:color w:val="2D3B45"/>
              <w:sz w:val="24"/>
              <w:szCs w:val="24"/>
              <w:rPrChange w:id="119" w:author="Ham, Yunee" w:date="2020-03-14T23:00:00Z">
                <w:rPr>
                  <w:b/>
                  <w:noProof/>
                  <w:color w:val="2D3B45"/>
                  <w:sz w:val="24"/>
                  <w:szCs w:val="24"/>
                </w:rPr>
              </w:rPrChange>
            </w:rPr>
            <w:fldChar w:fldCharType="end"/>
          </w:r>
          <w:r w:rsidR="00C1514F" w:rsidRPr="00EA78FC">
            <w:rPr>
              <w:color w:val="2D3B45"/>
              <w:sz w:val="24"/>
              <w:szCs w:val="24"/>
              <w:rPrChange w:id="120" w:author="Ham, Yunee" w:date="2020-03-14T23:00:00Z">
                <w:rPr>
                  <w:b/>
                  <w:noProof/>
                  <w:color w:val="2D3B45"/>
                  <w:sz w:val="24"/>
                  <w:szCs w:val="24"/>
                </w:rPr>
              </w:rPrChange>
            </w:rPr>
            <w:tab/>
          </w:r>
          <w:r w:rsidR="00C1514F" w:rsidRPr="00EA78FC">
            <w:rPr>
              <w:sz w:val="24"/>
              <w:szCs w:val="24"/>
              <w:rPrChange w:id="121" w:author="Ham, Yunee" w:date="2020-03-14T23:00:00Z">
                <w:rPr>
                  <w:noProof/>
                </w:rPr>
              </w:rPrChange>
            </w:rPr>
            <w:fldChar w:fldCharType="begin"/>
          </w:r>
          <w:r w:rsidR="00C1514F">
            <w:rPr>
              <w:noProof/>
            </w:rPr>
            <w:instrText xml:space="preserve"> PAGEREF _91rtc0d7d1y6 \h </w:instrText>
          </w:r>
          <w:r w:rsidR="00C1514F" w:rsidRPr="00EA78FC">
            <w:rPr>
              <w:sz w:val="24"/>
              <w:szCs w:val="24"/>
              <w:rPrChange w:id="122" w:author="Ham, Yunee" w:date="2020-03-15T12:43:00Z">
                <w:rPr>
                  <w:noProof/>
                </w:rPr>
              </w:rPrChange>
            </w:rPr>
          </w:r>
          <w:r w:rsidR="00C1514F" w:rsidRPr="00EA78FC">
            <w:rPr>
              <w:sz w:val="24"/>
              <w:szCs w:val="24"/>
              <w:rPrChange w:id="123" w:author="Ham, Yunee" w:date="2020-03-14T23:00:00Z">
                <w:rPr>
                  <w:noProof/>
                </w:rPr>
              </w:rPrChange>
            </w:rPr>
            <w:fldChar w:fldCharType="separate"/>
          </w:r>
          <w:r w:rsidR="00886B7E">
            <w:rPr>
              <w:noProof/>
            </w:rPr>
            <w:t>7</w:t>
          </w:r>
          <w:r w:rsidR="00C1514F" w:rsidRPr="00EA78FC">
            <w:rPr>
              <w:sz w:val="24"/>
              <w:szCs w:val="24"/>
              <w:rPrChange w:id="124" w:author="Ham, Yunee" w:date="2020-03-14T23:00:00Z">
                <w:rPr>
                  <w:noProof/>
                </w:rPr>
              </w:rPrChange>
            </w:rPr>
            <w:fldChar w:fldCharType="end"/>
          </w:r>
        </w:p>
        <w:p w14:paraId="0000001C" w14:textId="7424B262" w:rsidR="00A95D10" w:rsidRPr="00EA78FC" w:rsidRDefault="00210E42">
          <w:pPr>
            <w:tabs>
              <w:tab w:val="right" w:pos="11250"/>
            </w:tabs>
            <w:spacing w:before="200"/>
            <w:rPr>
              <w:del w:id="125" w:author="Ham, Yunee" w:date="2020-03-14T22:59:00Z"/>
              <w:color w:val="2D3B45"/>
              <w:sz w:val="24"/>
              <w:szCs w:val="24"/>
              <w:rPrChange w:id="126" w:author="Ham, Yunee" w:date="2020-03-14T23:00:00Z">
                <w:rPr>
                  <w:del w:id="127" w:author="Ham, Yunee" w:date="2020-03-14T22:59:00Z"/>
                  <w:b/>
                  <w:noProof/>
                  <w:color w:val="2D3B45"/>
                  <w:sz w:val="24"/>
                  <w:szCs w:val="24"/>
                </w:rPr>
              </w:rPrChange>
            </w:rPr>
          </w:pPr>
          <w:del w:id="128" w:author="Ham, Yunee" w:date="2020-03-14T22:59:00Z">
            <w:r w:rsidRPr="00EA78FC">
              <w:rPr>
                <w:sz w:val="24"/>
                <w:szCs w:val="24"/>
                <w:rPrChange w:id="129" w:author="Ham, Yunee" w:date="2020-03-14T23:00:00Z">
                  <w:rPr/>
                </w:rPrChange>
              </w:rPr>
              <w:fldChar w:fldCharType="begin"/>
            </w:r>
          </w:del>
          <w:r>
            <w:instrText xml:space="preserve"> HYPERLINK \l "_pkmd0posy6gt" \h </w:instrText>
          </w:r>
          <w:del w:id="130" w:author="Ham, Yunee" w:date="2020-03-14T22:59:00Z">
            <w:r w:rsidRPr="00EA78FC">
              <w:rPr>
                <w:sz w:val="24"/>
                <w:szCs w:val="24"/>
                <w:rPrChange w:id="131" w:author="Ham, Yunee" w:date="2020-03-14T23:00:00Z">
                  <w:rPr/>
                </w:rPrChange>
              </w:rPr>
              <w:fldChar w:fldCharType="separate"/>
            </w:r>
            <w:r w:rsidR="00C1514F" w:rsidRPr="00EA78FC">
              <w:rPr>
                <w:color w:val="2D3B45"/>
                <w:sz w:val="24"/>
                <w:szCs w:val="24"/>
                <w:rPrChange w:id="132" w:author="Ham, Yunee" w:date="2020-03-14T23:00:00Z">
                  <w:rPr>
                    <w:b/>
                    <w:noProof/>
                    <w:color w:val="2D3B45"/>
                    <w:sz w:val="24"/>
                    <w:szCs w:val="24"/>
                  </w:rPr>
                </w:rPrChange>
              </w:rPr>
              <w:delText>III-1. Decision Tree - Airport Choice Model</w:delText>
            </w:r>
            <w:r w:rsidRPr="00EA78FC">
              <w:rPr>
                <w:color w:val="2D3B45"/>
                <w:sz w:val="24"/>
                <w:szCs w:val="24"/>
                <w:rPrChange w:id="133" w:author="Ham, Yunee" w:date="2020-03-14T23:00:00Z">
                  <w:rPr>
                    <w:b/>
                    <w:noProof/>
                    <w:color w:val="2D3B45"/>
                    <w:sz w:val="24"/>
                    <w:szCs w:val="24"/>
                  </w:rPr>
                </w:rPrChange>
              </w:rPr>
              <w:fldChar w:fldCharType="end"/>
            </w:r>
            <w:r w:rsidR="00C1514F" w:rsidRPr="00EA78FC">
              <w:rPr>
                <w:color w:val="2D3B45"/>
                <w:sz w:val="24"/>
                <w:szCs w:val="24"/>
                <w:rPrChange w:id="134" w:author="Ham, Yunee" w:date="2020-03-14T23:00:00Z">
                  <w:rPr>
                    <w:b/>
                    <w:noProof/>
                    <w:color w:val="2D3B45"/>
                    <w:sz w:val="24"/>
                    <w:szCs w:val="24"/>
                  </w:rPr>
                </w:rPrChange>
              </w:rPr>
              <w:tab/>
            </w:r>
            <w:r w:rsidR="00C1514F" w:rsidRPr="00EA78FC">
              <w:rPr>
                <w:sz w:val="24"/>
                <w:szCs w:val="24"/>
                <w:rPrChange w:id="135" w:author="Ham, Yunee" w:date="2020-03-14T23:00:00Z">
                  <w:rPr>
                    <w:noProof/>
                  </w:rPr>
                </w:rPrChange>
              </w:rPr>
              <w:fldChar w:fldCharType="begin"/>
            </w:r>
            <w:r w:rsidR="00C1514F" w:rsidRPr="00EA78FC">
              <w:rPr>
                <w:sz w:val="24"/>
                <w:szCs w:val="24"/>
                <w:rPrChange w:id="136" w:author="Ham, Yunee" w:date="2020-03-14T23:00:00Z">
                  <w:rPr>
                    <w:noProof/>
                  </w:rPr>
                </w:rPrChange>
              </w:rPr>
              <w:delInstrText xml:space="preserve"> PAGEREF _pkmd0posy6gt \h </w:delInstrText>
            </w:r>
            <w:r w:rsidR="00C1514F" w:rsidRPr="00EA78FC">
              <w:rPr>
                <w:sz w:val="24"/>
                <w:szCs w:val="24"/>
                <w:rPrChange w:id="137" w:author="Ham, Yunee" w:date="2020-03-14T23:00:00Z">
                  <w:rPr>
                    <w:noProof/>
                  </w:rPr>
                </w:rPrChange>
              </w:rPr>
            </w:r>
            <w:r w:rsidR="00C1514F" w:rsidRPr="00EA78FC">
              <w:rPr>
                <w:sz w:val="24"/>
                <w:szCs w:val="24"/>
                <w:rPrChange w:id="138" w:author="Ham, Yunee" w:date="2020-03-14T23:00:00Z">
                  <w:rPr>
                    <w:noProof/>
                  </w:rPr>
                </w:rPrChange>
              </w:rPr>
              <w:fldChar w:fldCharType="separate"/>
            </w:r>
          </w:del>
          <w:del w:id="139" w:author="Ham, Yunee" w:date="2020-03-14T22:31:00Z">
            <w:r w:rsidR="00886B7E" w:rsidRPr="00EA78FC">
              <w:rPr>
                <w:sz w:val="24"/>
                <w:szCs w:val="24"/>
                <w:rPrChange w:id="140" w:author="Ham, Yunee" w:date="2020-03-14T23:00:00Z">
                  <w:rPr>
                    <w:noProof/>
                  </w:rPr>
                </w:rPrChange>
              </w:rPr>
              <w:delText>7</w:delText>
            </w:r>
          </w:del>
          <w:del w:id="141" w:author="Ham, Yunee" w:date="2020-03-14T22:59:00Z">
            <w:r w:rsidR="00C1514F" w:rsidRPr="00EA78FC">
              <w:rPr>
                <w:sz w:val="24"/>
                <w:szCs w:val="24"/>
                <w:rPrChange w:id="142" w:author="Ham, Yunee" w:date="2020-03-14T23:00:00Z">
                  <w:rPr>
                    <w:noProof/>
                  </w:rPr>
                </w:rPrChange>
              </w:rPr>
              <w:fldChar w:fldCharType="end"/>
            </w:r>
          </w:del>
        </w:p>
        <w:p w14:paraId="0000001D" w14:textId="3EDC4054" w:rsidR="00A95D10" w:rsidRPr="00EA78FC" w:rsidRDefault="00210E42" w:rsidP="00EA78FC">
          <w:pPr>
            <w:tabs>
              <w:tab w:val="right" w:pos="11250"/>
            </w:tabs>
            <w:spacing w:before="200"/>
            <w:rPr>
              <w:del w:id="143" w:author="Ham, Yunee" w:date="2020-03-14T22:59:00Z"/>
              <w:color w:val="2D3B45"/>
              <w:sz w:val="24"/>
              <w:szCs w:val="24"/>
              <w:rPrChange w:id="144" w:author="Ham, Yunee" w:date="2020-03-14T23:00:00Z">
                <w:rPr>
                  <w:del w:id="145" w:author="Ham, Yunee" w:date="2020-03-14T22:59:00Z"/>
                  <w:noProof/>
                  <w:color w:val="2D3B45"/>
                  <w:sz w:val="24"/>
                  <w:szCs w:val="24"/>
                </w:rPr>
              </w:rPrChange>
            </w:rPr>
            <w:pPrChange w:id="146" w:author="Ham, Yunee" w:date="2020-03-14T23:00:00Z">
              <w:pPr>
                <w:tabs>
                  <w:tab w:val="right" w:pos="11250"/>
                </w:tabs>
                <w:spacing w:before="60"/>
                <w:ind w:left="360"/>
              </w:pPr>
            </w:pPrChange>
          </w:pPr>
          <w:del w:id="147" w:author="Ham, Yunee" w:date="2020-03-14T22:59:00Z">
            <w:r w:rsidRPr="00EA78FC">
              <w:rPr>
                <w:sz w:val="24"/>
                <w:szCs w:val="24"/>
                <w:rPrChange w:id="148" w:author="Ham, Yunee" w:date="2020-03-14T23:00:00Z">
                  <w:rPr/>
                </w:rPrChange>
              </w:rPr>
              <w:fldChar w:fldCharType="begin"/>
            </w:r>
          </w:del>
          <w:r>
            <w:instrText xml:space="preserve"> HYPERLINK \l "_6z3ol9dggog9" \h </w:instrText>
          </w:r>
          <w:del w:id="149" w:author="Ham, Yunee" w:date="2020-03-14T22:59:00Z">
            <w:r w:rsidRPr="00EA78FC">
              <w:rPr>
                <w:sz w:val="24"/>
                <w:szCs w:val="24"/>
                <w:rPrChange w:id="150" w:author="Ham, Yunee" w:date="2020-03-14T23:00:00Z">
                  <w:rPr/>
                </w:rPrChange>
              </w:rPr>
              <w:fldChar w:fldCharType="separate"/>
            </w:r>
            <w:r w:rsidR="00C1514F" w:rsidRPr="00EA78FC">
              <w:rPr>
                <w:color w:val="2D3B45"/>
                <w:sz w:val="24"/>
                <w:szCs w:val="24"/>
                <w:rPrChange w:id="151" w:author="Ham, Yunee" w:date="2020-03-14T23:00:00Z">
                  <w:rPr>
                    <w:noProof/>
                    <w:color w:val="2D3B45"/>
                    <w:sz w:val="24"/>
                    <w:szCs w:val="24"/>
                  </w:rPr>
                </w:rPrChange>
              </w:rPr>
              <w:delText>III-2: Decision Tree Model - Airline Model 1 (KE, OZ versus others )</w:delText>
            </w:r>
            <w:r w:rsidRPr="00EA78FC">
              <w:rPr>
                <w:color w:val="2D3B45"/>
                <w:sz w:val="24"/>
                <w:szCs w:val="24"/>
                <w:rPrChange w:id="152" w:author="Ham, Yunee" w:date="2020-03-14T23:00:00Z">
                  <w:rPr>
                    <w:noProof/>
                    <w:color w:val="2D3B45"/>
                    <w:sz w:val="24"/>
                    <w:szCs w:val="24"/>
                  </w:rPr>
                </w:rPrChange>
              </w:rPr>
              <w:fldChar w:fldCharType="end"/>
            </w:r>
            <w:r w:rsidR="00C1514F" w:rsidRPr="00EA78FC">
              <w:rPr>
                <w:color w:val="2D3B45"/>
                <w:sz w:val="24"/>
                <w:szCs w:val="24"/>
                <w:rPrChange w:id="153" w:author="Ham, Yunee" w:date="2020-03-14T23:00:00Z">
                  <w:rPr>
                    <w:noProof/>
                    <w:color w:val="2D3B45"/>
                    <w:sz w:val="24"/>
                    <w:szCs w:val="24"/>
                  </w:rPr>
                </w:rPrChange>
              </w:rPr>
              <w:tab/>
            </w:r>
            <w:r w:rsidR="00C1514F" w:rsidRPr="00EA78FC">
              <w:rPr>
                <w:sz w:val="24"/>
                <w:szCs w:val="24"/>
                <w:rPrChange w:id="154" w:author="Ham, Yunee" w:date="2020-03-14T23:00:00Z">
                  <w:rPr>
                    <w:noProof/>
                  </w:rPr>
                </w:rPrChange>
              </w:rPr>
              <w:fldChar w:fldCharType="begin"/>
            </w:r>
            <w:r w:rsidR="00C1514F" w:rsidRPr="00EA78FC">
              <w:rPr>
                <w:sz w:val="24"/>
                <w:szCs w:val="24"/>
                <w:rPrChange w:id="155" w:author="Ham, Yunee" w:date="2020-03-14T23:00:00Z">
                  <w:rPr>
                    <w:noProof/>
                  </w:rPr>
                </w:rPrChange>
              </w:rPr>
              <w:delInstrText xml:space="preserve"> PAGEREF _6z3ol9dggog9 \h </w:delInstrText>
            </w:r>
            <w:r w:rsidR="00C1514F" w:rsidRPr="00EA78FC">
              <w:rPr>
                <w:sz w:val="24"/>
                <w:szCs w:val="24"/>
                <w:rPrChange w:id="156" w:author="Ham, Yunee" w:date="2020-03-14T23:00:00Z">
                  <w:rPr>
                    <w:noProof/>
                  </w:rPr>
                </w:rPrChange>
              </w:rPr>
            </w:r>
            <w:r w:rsidR="00C1514F" w:rsidRPr="00EA78FC">
              <w:rPr>
                <w:sz w:val="24"/>
                <w:szCs w:val="24"/>
                <w:rPrChange w:id="157" w:author="Ham, Yunee" w:date="2020-03-14T23:00:00Z">
                  <w:rPr>
                    <w:noProof/>
                  </w:rPr>
                </w:rPrChange>
              </w:rPr>
              <w:fldChar w:fldCharType="separate"/>
            </w:r>
          </w:del>
          <w:del w:id="158" w:author="Ham, Yunee" w:date="2020-03-14T22:15:00Z">
            <w:r w:rsidR="00886B7E" w:rsidRPr="00EA78FC">
              <w:rPr>
                <w:sz w:val="24"/>
                <w:szCs w:val="24"/>
                <w:rPrChange w:id="159" w:author="Ham, Yunee" w:date="2020-03-14T23:00:00Z">
                  <w:rPr>
                    <w:noProof/>
                  </w:rPr>
                </w:rPrChange>
              </w:rPr>
              <w:delText>9</w:delText>
            </w:r>
          </w:del>
          <w:del w:id="160" w:author="Ham, Yunee" w:date="2020-03-14T22:59:00Z">
            <w:r w:rsidR="00C1514F" w:rsidRPr="00EA78FC">
              <w:rPr>
                <w:sz w:val="24"/>
                <w:szCs w:val="24"/>
                <w:rPrChange w:id="161" w:author="Ham, Yunee" w:date="2020-03-14T23:00:00Z">
                  <w:rPr>
                    <w:noProof/>
                  </w:rPr>
                </w:rPrChange>
              </w:rPr>
              <w:fldChar w:fldCharType="end"/>
            </w:r>
          </w:del>
        </w:p>
        <w:p w14:paraId="0000001E" w14:textId="57218F66" w:rsidR="00A95D10" w:rsidRPr="00EA78FC" w:rsidRDefault="00210E42">
          <w:pPr>
            <w:tabs>
              <w:tab w:val="right" w:pos="11250"/>
            </w:tabs>
            <w:spacing w:before="60"/>
            <w:ind w:left="360"/>
            <w:rPr>
              <w:del w:id="162" w:author="Ham, Yunee" w:date="2020-03-14T22:59:00Z"/>
              <w:color w:val="2D3B45"/>
              <w:sz w:val="24"/>
              <w:szCs w:val="24"/>
              <w:rPrChange w:id="163" w:author="Ham, Yunee" w:date="2020-03-14T23:00:00Z">
                <w:rPr>
                  <w:del w:id="164" w:author="Ham, Yunee" w:date="2020-03-14T22:59:00Z"/>
                  <w:noProof/>
                  <w:color w:val="2D3B45"/>
                  <w:sz w:val="24"/>
                  <w:szCs w:val="24"/>
                </w:rPr>
              </w:rPrChange>
            </w:rPr>
          </w:pPr>
          <w:del w:id="165" w:author="Ham, Yunee" w:date="2020-03-14T22:59:00Z">
            <w:r w:rsidRPr="00EA78FC">
              <w:rPr>
                <w:sz w:val="24"/>
                <w:szCs w:val="24"/>
                <w:rPrChange w:id="166" w:author="Ham, Yunee" w:date="2020-03-14T23:00:00Z">
                  <w:rPr/>
                </w:rPrChange>
              </w:rPr>
              <w:fldChar w:fldCharType="begin"/>
            </w:r>
          </w:del>
          <w:r>
            <w:instrText xml:space="preserve"> HYPERLINK \l "_qwcoomo0qxm" \h </w:instrText>
          </w:r>
          <w:del w:id="167" w:author="Ham, Yunee" w:date="2020-03-14T22:59:00Z">
            <w:r w:rsidRPr="00EA78FC">
              <w:rPr>
                <w:sz w:val="24"/>
                <w:szCs w:val="24"/>
                <w:rPrChange w:id="168" w:author="Ham, Yunee" w:date="2020-03-14T23:00:00Z">
                  <w:rPr/>
                </w:rPrChange>
              </w:rPr>
              <w:fldChar w:fldCharType="separate"/>
            </w:r>
            <w:r w:rsidR="00C1514F" w:rsidRPr="00EA78FC">
              <w:rPr>
                <w:color w:val="2D3B45"/>
                <w:sz w:val="24"/>
                <w:szCs w:val="24"/>
                <w:rPrChange w:id="169" w:author="Ham, Yunee" w:date="2020-03-14T23:00:00Z">
                  <w:rPr>
                    <w:noProof/>
                    <w:color w:val="2D3B45"/>
                    <w:sz w:val="24"/>
                    <w:szCs w:val="24"/>
                  </w:rPr>
                </w:rPrChange>
              </w:rPr>
              <w:delText>IIIb-Decision Tree Model - Airline Model 2 (Korean LLC vs Other Airlines)</w:delText>
            </w:r>
            <w:r w:rsidRPr="00EA78FC">
              <w:rPr>
                <w:color w:val="2D3B45"/>
                <w:sz w:val="24"/>
                <w:szCs w:val="24"/>
                <w:rPrChange w:id="170" w:author="Ham, Yunee" w:date="2020-03-14T23:00:00Z">
                  <w:rPr>
                    <w:noProof/>
                    <w:color w:val="2D3B45"/>
                    <w:sz w:val="24"/>
                    <w:szCs w:val="24"/>
                  </w:rPr>
                </w:rPrChange>
              </w:rPr>
              <w:fldChar w:fldCharType="end"/>
            </w:r>
            <w:r w:rsidR="00C1514F" w:rsidRPr="00EA78FC">
              <w:rPr>
                <w:color w:val="2D3B45"/>
                <w:sz w:val="24"/>
                <w:szCs w:val="24"/>
                <w:rPrChange w:id="171" w:author="Ham, Yunee" w:date="2020-03-14T23:00:00Z">
                  <w:rPr>
                    <w:noProof/>
                    <w:color w:val="2D3B45"/>
                    <w:sz w:val="24"/>
                    <w:szCs w:val="24"/>
                  </w:rPr>
                </w:rPrChange>
              </w:rPr>
              <w:tab/>
            </w:r>
            <w:r w:rsidR="00C1514F" w:rsidRPr="00EA78FC">
              <w:rPr>
                <w:sz w:val="24"/>
                <w:szCs w:val="24"/>
                <w:rPrChange w:id="172" w:author="Ham, Yunee" w:date="2020-03-14T23:00:00Z">
                  <w:rPr>
                    <w:noProof/>
                  </w:rPr>
                </w:rPrChange>
              </w:rPr>
              <w:fldChar w:fldCharType="begin"/>
            </w:r>
            <w:r w:rsidR="00C1514F" w:rsidRPr="00EA78FC">
              <w:rPr>
                <w:sz w:val="24"/>
                <w:szCs w:val="24"/>
                <w:rPrChange w:id="173" w:author="Ham, Yunee" w:date="2020-03-14T23:00:00Z">
                  <w:rPr>
                    <w:noProof/>
                  </w:rPr>
                </w:rPrChange>
              </w:rPr>
              <w:delInstrText xml:space="preserve"> PAGEREF _qwcoomo0qxm \h </w:delInstrText>
            </w:r>
            <w:r w:rsidR="00C1514F" w:rsidRPr="00EA78FC">
              <w:rPr>
                <w:sz w:val="24"/>
                <w:szCs w:val="24"/>
                <w:rPrChange w:id="174" w:author="Ham, Yunee" w:date="2020-03-14T23:00:00Z">
                  <w:rPr>
                    <w:noProof/>
                  </w:rPr>
                </w:rPrChange>
              </w:rPr>
            </w:r>
            <w:r w:rsidR="00C1514F" w:rsidRPr="00EA78FC">
              <w:rPr>
                <w:sz w:val="24"/>
                <w:szCs w:val="24"/>
                <w:rPrChange w:id="175" w:author="Ham, Yunee" w:date="2020-03-14T23:00:00Z">
                  <w:rPr>
                    <w:noProof/>
                  </w:rPr>
                </w:rPrChange>
              </w:rPr>
              <w:fldChar w:fldCharType="separate"/>
            </w:r>
          </w:del>
          <w:del w:id="176" w:author="Ham, Yunee" w:date="2020-03-14T22:15:00Z">
            <w:r w:rsidR="001D33C4" w:rsidRPr="00EA78FC">
              <w:rPr>
                <w:sz w:val="24"/>
                <w:szCs w:val="24"/>
                <w:rPrChange w:id="177" w:author="Ham, Yunee" w:date="2020-03-14T23:00:00Z">
                  <w:rPr>
                    <w:noProof/>
                  </w:rPr>
                </w:rPrChange>
              </w:rPr>
              <w:delText>11</w:delText>
            </w:r>
          </w:del>
          <w:del w:id="178" w:author="Ham, Yunee" w:date="2020-03-14T22:59:00Z">
            <w:r w:rsidR="00C1514F" w:rsidRPr="00EA78FC">
              <w:rPr>
                <w:sz w:val="24"/>
                <w:szCs w:val="24"/>
                <w:rPrChange w:id="179" w:author="Ham, Yunee" w:date="2020-03-14T23:00:00Z">
                  <w:rPr>
                    <w:noProof/>
                  </w:rPr>
                </w:rPrChange>
              </w:rPr>
              <w:fldChar w:fldCharType="end"/>
            </w:r>
          </w:del>
        </w:p>
        <w:p w14:paraId="0000001F" w14:textId="705462A9" w:rsidR="00A95D10" w:rsidRPr="00EA78FC" w:rsidRDefault="00210E42">
          <w:pPr>
            <w:tabs>
              <w:tab w:val="right" w:pos="11250"/>
            </w:tabs>
            <w:spacing w:before="200"/>
            <w:rPr>
              <w:color w:val="2D3B45"/>
              <w:sz w:val="24"/>
              <w:szCs w:val="24"/>
              <w:rPrChange w:id="180" w:author="Ham, Yunee" w:date="2020-03-14T23:00:00Z">
                <w:rPr>
                  <w:b/>
                  <w:noProof/>
                  <w:color w:val="2D3B45"/>
                  <w:sz w:val="24"/>
                  <w:szCs w:val="24"/>
                </w:rPr>
              </w:rPrChange>
            </w:rPr>
          </w:pPr>
          <w:r w:rsidRPr="00EA78FC">
            <w:rPr>
              <w:sz w:val="24"/>
              <w:szCs w:val="24"/>
              <w:rPrChange w:id="181" w:author="Ham, Yunee" w:date="2020-03-14T23:00:00Z">
                <w:rPr/>
              </w:rPrChange>
            </w:rPr>
            <w:fldChar w:fldCharType="begin"/>
          </w:r>
          <w:r>
            <w:instrText xml:space="preserve"> HYPERLINK \l "_9id73hfxi8v8" \h </w:instrText>
          </w:r>
          <w:r w:rsidRPr="00EA78FC">
            <w:rPr>
              <w:sz w:val="24"/>
              <w:szCs w:val="24"/>
              <w:rPrChange w:id="182" w:author="Ham, Yunee" w:date="2020-03-14T23:00:00Z">
                <w:rPr/>
              </w:rPrChange>
            </w:rPr>
            <w:fldChar w:fldCharType="separate"/>
          </w:r>
          <w:r w:rsidR="00C1514F" w:rsidRPr="00EA78FC">
            <w:rPr>
              <w:color w:val="2D3B45"/>
              <w:sz w:val="24"/>
              <w:szCs w:val="24"/>
              <w:rPrChange w:id="183" w:author="Ham, Yunee" w:date="2020-03-14T23:00:00Z">
                <w:rPr>
                  <w:b/>
                  <w:noProof/>
                  <w:color w:val="2D3B45"/>
                  <w:sz w:val="24"/>
                  <w:szCs w:val="24"/>
                </w:rPr>
              </w:rPrChange>
            </w:rPr>
            <w:t>IV. Model Comparison</w:t>
          </w:r>
          <w:r w:rsidRPr="00EA78FC">
            <w:rPr>
              <w:color w:val="2D3B45"/>
              <w:sz w:val="24"/>
              <w:szCs w:val="24"/>
              <w:rPrChange w:id="184" w:author="Ham, Yunee" w:date="2020-03-14T23:00:00Z">
                <w:rPr>
                  <w:b/>
                  <w:noProof/>
                  <w:color w:val="2D3B45"/>
                  <w:sz w:val="24"/>
                  <w:szCs w:val="24"/>
                </w:rPr>
              </w:rPrChange>
            </w:rPr>
            <w:fldChar w:fldCharType="end"/>
          </w:r>
          <w:r w:rsidR="00C1514F" w:rsidRPr="00EA78FC">
            <w:rPr>
              <w:color w:val="2D3B45"/>
              <w:sz w:val="24"/>
              <w:szCs w:val="24"/>
              <w:rPrChange w:id="185" w:author="Ham, Yunee" w:date="2020-03-14T23:00:00Z">
                <w:rPr>
                  <w:b/>
                  <w:noProof/>
                  <w:color w:val="2D3B45"/>
                  <w:sz w:val="24"/>
                  <w:szCs w:val="24"/>
                </w:rPr>
              </w:rPrChange>
            </w:rPr>
            <w:tab/>
          </w:r>
          <w:r w:rsidR="00C1514F" w:rsidRPr="00EA78FC">
            <w:rPr>
              <w:sz w:val="24"/>
              <w:szCs w:val="24"/>
              <w:rPrChange w:id="186" w:author="Ham, Yunee" w:date="2020-03-14T23:00:00Z">
                <w:rPr>
                  <w:noProof/>
                </w:rPr>
              </w:rPrChange>
            </w:rPr>
            <w:fldChar w:fldCharType="begin"/>
          </w:r>
          <w:r w:rsidR="00C1514F" w:rsidRPr="008030C8">
            <w:rPr>
              <w:rPrChange w:id="187" w:author="Ham, Yunee" w:date="2020-03-14T23:45:00Z">
                <w:rPr>
                  <w:noProof/>
                </w:rPr>
              </w:rPrChange>
            </w:rPr>
            <w:instrText xml:space="preserve"> PAGEREF _9id73hfxi8v8 \h </w:instrText>
          </w:r>
          <w:r w:rsidR="00C1514F" w:rsidRPr="00EA78FC">
            <w:rPr>
              <w:sz w:val="24"/>
              <w:szCs w:val="24"/>
              <w:rPrChange w:id="188" w:author="Ham, Yunee" w:date="2020-03-14T23:45:00Z">
                <w:rPr>
                  <w:noProof/>
                </w:rPr>
              </w:rPrChange>
            </w:rPr>
          </w:r>
          <w:r w:rsidR="00C1514F" w:rsidRPr="00EA78FC">
            <w:rPr>
              <w:sz w:val="24"/>
              <w:szCs w:val="24"/>
              <w:rPrChange w:id="189" w:author="Ham, Yunee" w:date="2020-03-14T23:00:00Z">
                <w:rPr>
                  <w:noProof/>
                </w:rPr>
              </w:rPrChange>
            </w:rPr>
            <w:fldChar w:fldCharType="separate"/>
          </w:r>
          <w:r w:rsidR="00AE66DC" w:rsidRPr="008030C8">
            <w:rPr>
              <w:color w:val="2D3B45"/>
              <w:sz w:val="24"/>
              <w:szCs w:val="24"/>
              <w:rPrChange w:id="190" w:author="Ham, Yunee" w:date="2020-03-14T23:45:00Z">
                <w:rPr>
                  <w:b/>
                  <w:noProof/>
                  <w:color w:val="2D3B45"/>
                  <w:sz w:val="24"/>
                  <w:szCs w:val="24"/>
                </w:rPr>
              </w:rPrChange>
            </w:rPr>
            <w:t>16</w:t>
          </w:r>
          <w:r w:rsidR="00C1514F" w:rsidRPr="00EA78FC">
            <w:rPr>
              <w:sz w:val="24"/>
              <w:szCs w:val="24"/>
              <w:rPrChange w:id="191" w:author="Ham, Yunee" w:date="2020-03-14T23:00:00Z">
                <w:rPr>
                  <w:noProof/>
                </w:rPr>
              </w:rPrChange>
            </w:rPr>
            <w:fldChar w:fldCharType="end"/>
          </w:r>
        </w:p>
        <w:p w14:paraId="00000020" w14:textId="40C9C8B2" w:rsidR="00A95D10" w:rsidRPr="00EA78FC" w:rsidRDefault="00210E42">
          <w:pPr>
            <w:tabs>
              <w:tab w:val="right" w:pos="11250"/>
            </w:tabs>
            <w:spacing w:before="200" w:after="80"/>
            <w:rPr>
              <w:color w:val="2D3B45"/>
              <w:sz w:val="24"/>
              <w:szCs w:val="24"/>
              <w:rPrChange w:id="192" w:author="Ham, Yunee" w:date="2020-03-14T23:00:00Z">
                <w:rPr>
                  <w:b/>
                  <w:color w:val="2D3B45"/>
                  <w:sz w:val="24"/>
                  <w:szCs w:val="24"/>
                </w:rPr>
              </w:rPrChange>
            </w:rPr>
          </w:pPr>
          <w:r w:rsidRPr="00EA78FC">
            <w:rPr>
              <w:sz w:val="24"/>
              <w:szCs w:val="24"/>
              <w:rPrChange w:id="193" w:author="Ham, Yunee" w:date="2020-03-14T23:00:00Z">
                <w:rPr/>
              </w:rPrChange>
            </w:rPr>
            <w:fldChar w:fldCharType="begin"/>
          </w:r>
          <w:r>
            <w:instrText xml:space="preserve"> HYPERLINK \l "_iy1o0b7rzquj" \h </w:instrText>
          </w:r>
          <w:r w:rsidRPr="00EA78FC">
            <w:rPr>
              <w:sz w:val="24"/>
              <w:szCs w:val="24"/>
              <w:rPrChange w:id="194" w:author="Ham, Yunee" w:date="2020-03-14T23:00:00Z">
                <w:rPr/>
              </w:rPrChange>
            </w:rPr>
            <w:fldChar w:fldCharType="separate"/>
          </w:r>
          <w:r w:rsidR="00C1514F" w:rsidRPr="00EA78FC">
            <w:rPr>
              <w:color w:val="2D3B45"/>
              <w:sz w:val="24"/>
              <w:szCs w:val="24"/>
              <w:rPrChange w:id="195" w:author="Ham, Yunee" w:date="2020-03-14T23:00:00Z">
                <w:rPr>
                  <w:b/>
                  <w:noProof/>
                  <w:color w:val="2D3B45"/>
                  <w:sz w:val="24"/>
                  <w:szCs w:val="24"/>
                </w:rPr>
              </w:rPrChange>
            </w:rPr>
            <w:t>V. Conclusion and Recommendations</w:t>
          </w:r>
          <w:r w:rsidRPr="00EA78FC">
            <w:rPr>
              <w:color w:val="2D3B45"/>
              <w:sz w:val="24"/>
              <w:szCs w:val="24"/>
              <w:rPrChange w:id="196" w:author="Ham, Yunee" w:date="2020-03-14T23:00:00Z">
                <w:rPr>
                  <w:b/>
                  <w:noProof/>
                  <w:color w:val="2D3B45"/>
                  <w:sz w:val="24"/>
                  <w:szCs w:val="24"/>
                </w:rPr>
              </w:rPrChange>
            </w:rPr>
            <w:fldChar w:fldCharType="end"/>
          </w:r>
          <w:r w:rsidR="00C1514F" w:rsidRPr="00EA78FC">
            <w:rPr>
              <w:color w:val="2D3B45"/>
              <w:sz w:val="24"/>
              <w:szCs w:val="24"/>
              <w:rPrChange w:id="197" w:author="Ham, Yunee" w:date="2020-03-14T23:00:00Z">
                <w:rPr>
                  <w:b/>
                  <w:noProof/>
                  <w:color w:val="2D3B45"/>
                  <w:sz w:val="24"/>
                  <w:szCs w:val="24"/>
                </w:rPr>
              </w:rPrChange>
            </w:rPr>
            <w:tab/>
          </w:r>
          <w:r w:rsidR="00C1514F" w:rsidRPr="00EA78FC">
            <w:rPr>
              <w:sz w:val="24"/>
              <w:szCs w:val="24"/>
              <w:rPrChange w:id="198" w:author="Ham, Yunee" w:date="2020-03-14T23:00:00Z">
                <w:rPr>
                  <w:noProof/>
                </w:rPr>
              </w:rPrChange>
            </w:rPr>
            <w:fldChar w:fldCharType="begin"/>
          </w:r>
          <w:r w:rsidR="00C1514F">
            <w:rPr>
              <w:noProof/>
            </w:rPr>
            <w:instrText xml:space="preserve"> PAGEREF _iy1o0b7rzquj \h </w:instrText>
          </w:r>
          <w:r w:rsidR="00C1514F" w:rsidRPr="00EA78FC">
            <w:rPr>
              <w:sz w:val="24"/>
              <w:szCs w:val="24"/>
              <w:rPrChange w:id="199" w:author="Ham, Yunee" w:date="2020-03-15T12:43:00Z">
                <w:rPr>
                  <w:noProof/>
                </w:rPr>
              </w:rPrChange>
            </w:rPr>
          </w:r>
          <w:r w:rsidR="00C1514F" w:rsidRPr="00EA78FC">
            <w:rPr>
              <w:sz w:val="24"/>
              <w:szCs w:val="24"/>
              <w:rPrChange w:id="200" w:author="Ham, Yunee" w:date="2020-03-14T23:00:00Z">
                <w:rPr>
                  <w:noProof/>
                </w:rPr>
              </w:rPrChange>
            </w:rPr>
            <w:fldChar w:fldCharType="separate"/>
          </w:r>
          <w:r w:rsidR="00886B7E">
            <w:rPr>
              <w:noProof/>
            </w:rPr>
            <w:t>17</w:t>
          </w:r>
          <w:r w:rsidR="00C1514F" w:rsidRPr="00EA78FC">
            <w:rPr>
              <w:sz w:val="24"/>
              <w:szCs w:val="24"/>
              <w:rPrChange w:id="201" w:author="Ham, Yunee" w:date="2020-03-14T23:00:00Z">
                <w:rPr>
                  <w:noProof/>
                </w:rPr>
              </w:rPrChange>
            </w:rPr>
            <w:fldChar w:fldCharType="end"/>
          </w:r>
          <w:r w:rsidR="00C1514F" w:rsidRPr="00EA78FC">
            <w:rPr>
              <w:sz w:val="24"/>
              <w:szCs w:val="24"/>
              <w:rPrChange w:id="202" w:author="Ham, Yunee" w:date="2020-03-14T23:00:00Z">
                <w:rPr/>
              </w:rPrChange>
            </w:rPr>
            <w:fldChar w:fldCharType="end"/>
          </w:r>
        </w:p>
      </w:sdtContent>
    </w:sdt>
    <w:p w14:paraId="00000021" w14:textId="77777777" w:rsidR="00A95D10" w:rsidRDefault="00A95D10">
      <w:pPr>
        <w:jc w:val="both"/>
        <w:rPr>
          <w:b/>
          <w:color w:val="2D3B45"/>
          <w:sz w:val="24"/>
          <w:szCs w:val="24"/>
        </w:rPr>
      </w:pPr>
    </w:p>
    <w:p w14:paraId="00000022" w14:textId="77777777" w:rsidR="005F68B8" w:rsidRPr="005F68B8" w:rsidRDefault="005F68B8">
      <w:pPr>
        <w:keepLines/>
        <w:shd w:val="clear" w:color="auto" w:fill="FFFFFF"/>
        <w:jc w:val="both"/>
        <w:rPr>
          <w:del w:id="203" w:author="Ham, Yunee" w:date="2020-03-14T22:58:00Z"/>
          <w:b/>
          <w:color w:val="2D3B45"/>
          <w:sz w:val="24"/>
          <w:szCs w:val="24"/>
        </w:rPr>
      </w:pPr>
    </w:p>
    <w:p w14:paraId="0F8B67DC" w14:textId="77777777" w:rsidR="00EA78FC" w:rsidRDefault="00EA78FC">
      <w:pPr>
        <w:shd w:val="clear" w:color="auto" w:fill="FFFFFF"/>
        <w:jc w:val="both"/>
        <w:rPr>
          <w:ins w:id="204" w:author="Ham, Yunee" w:date="2020-03-14T22:58:00Z"/>
          <w:b/>
          <w:color w:val="2D3B45"/>
          <w:sz w:val="24"/>
          <w:szCs w:val="24"/>
        </w:rPr>
      </w:pPr>
    </w:p>
    <w:p w14:paraId="3C742321" w14:textId="77777777" w:rsidR="00EA78FC" w:rsidRDefault="00EA78FC">
      <w:pPr>
        <w:shd w:val="clear" w:color="auto" w:fill="FFFFFF"/>
        <w:jc w:val="both"/>
        <w:rPr>
          <w:ins w:id="205" w:author="Ham, Yunee" w:date="2020-03-14T22:59:00Z"/>
          <w:b/>
          <w:color w:val="2D3B45"/>
          <w:sz w:val="24"/>
          <w:szCs w:val="24"/>
        </w:rPr>
      </w:pPr>
    </w:p>
    <w:p w14:paraId="1DA8E39B" w14:textId="77777777" w:rsidR="00EA78FC" w:rsidRDefault="00EA78FC">
      <w:pPr>
        <w:shd w:val="clear" w:color="auto" w:fill="FFFFFF"/>
        <w:jc w:val="both"/>
        <w:rPr>
          <w:ins w:id="206" w:author="Ham, Yunee" w:date="2020-03-14T22:59:00Z"/>
          <w:b/>
          <w:color w:val="2D3B45"/>
          <w:sz w:val="24"/>
          <w:szCs w:val="24"/>
        </w:rPr>
      </w:pPr>
    </w:p>
    <w:p w14:paraId="275A0DDC" w14:textId="77777777" w:rsidR="00EA78FC" w:rsidRDefault="00EA78FC">
      <w:pPr>
        <w:shd w:val="clear" w:color="auto" w:fill="FFFFFF"/>
        <w:jc w:val="both"/>
        <w:rPr>
          <w:ins w:id="207" w:author="Ham, Yunee" w:date="2020-03-14T22:59:00Z"/>
          <w:b/>
          <w:color w:val="2D3B45"/>
          <w:sz w:val="24"/>
          <w:szCs w:val="24"/>
        </w:rPr>
      </w:pPr>
    </w:p>
    <w:p w14:paraId="58F1D13D" w14:textId="77777777" w:rsidR="00EA78FC" w:rsidRDefault="00EA78FC">
      <w:pPr>
        <w:shd w:val="clear" w:color="auto" w:fill="FFFFFF"/>
        <w:jc w:val="both"/>
        <w:rPr>
          <w:ins w:id="208" w:author="Ham, Yunee" w:date="2020-03-14T22:59:00Z"/>
          <w:b/>
          <w:color w:val="2D3B45"/>
          <w:sz w:val="24"/>
          <w:szCs w:val="24"/>
        </w:rPr>
      </w:pPr>
    </w:p>
    <w:p w14:paraId="04C24FD4" w14:textId="77777777" w:rsidR="00EA78FC" w:rsidRDefault="00EA78FC">
      <w:pPr>
        <w:shd w:val="clear" w:color="auto" w:fill="FFFFFF"/>
        <w:jc w:val="both"/>
        <w:rPr>
          <w:ins w:id="209" w:author="Ham, Yunee" w:date="2020-03-14T22:59:00Z"/>
          <w:b/>
          <w:color w:val="2D3B45"/>
          <w:sz w:val="24"/>
          <w:szCs w:val="24"/>
        </w:rPr>
      </w:pPr>
    </w:p>
    <w:p w14:paraId="3445661B" w14:textId="77777777" w:rsidR="00EA78FC" w:rsidRDefault="00EA78FC">
      <w:pPr>
        <w:shd w:val="clear" w:color="auto" w:fill="FFFFFF"/>
        <w:jc w:val="both"/>
        <w:rPr>
          <w:ins w:id="210" w:author="Ham, Yunee" w:date="2020-03-14T22:59:00Z"/>
          <w:b/>
          <w:color w:val="2D3B45"/>
          <w:sz w:val="24"/>
          <w:szCs w:val="24"/>
        </w:rPr>
      </w:pPr>
    </w:p>
    <w:p w14:paraId="4F23E63D" w14:textId="77777777" w:rsidR="00EA78FC" w:rsidRDefault="00EA78FC">
      <w:pPr>
        <w:shd w:val="clear" w:color="auto" w:fill="FFFFFF"/>
        <w:jc w:val="both"/>
        <w:rPr>
          <w:ins w:id="211" w:author="Ham, Yunee" w:date="2020-03-14T22:58:00Z"/>
          <w:b/>
          <w:color w:val="2D3B45"/>
          <w:sz w:val="24"/>
          <w:szCs w:val="24"/>
        </w:rPr>
      </w:pPr>
    </w:p>
    <w:p w14:paraId="00000023" w14:textId="77777777" w:rsidR="00A95D10" w:rsidRDefault="00A95D10">
      <w:pPr>
        <w:shd w:val="clear" w:color="auto" w:fill="FFFFFF"/>
        <w:jc w:val="both"/>
        <w:rPr>
          <w:del w:id="212" w:author="Ham, Yunee" w:date="2020-03-14T22:58:00Z"/>
          <w:b/>
          <w:color w:val="2D3B45"/>
          <w:sz w:val="24"/>
          <w:szCs w:val="24"/>
        </w:rPr>
      </w:pPr>
    </w:p>
    <w:p w14:paraId="00000024" w14:textId="77777777" w:rsidR="00A95D10" w:rsidRDefault="00A95D10">
      <w:pPr>
        <w:shd w:val="clear" w:color="auto" w:fill="FFFFFF"/>
        <w:jc w:val="both"/>
        <w:rPr>
          <w:del w:id="213" w:author="Ham, Yunee" w:date="2020-03-14T22:58:00Z"/>
          <w:b/>
          <w:color w:val="2D3B45"/>
          <w:sz w:val="24"/>
          <w:szCs w:val="24"/>
        </w:rPr>
      </w:pPr>
    </w:p>
    <w:p w14:paraId="00000025" w14:textId="77777777" w:rsidR="00A95D10" w:rsidRDefault="00A95D10">
      <w:pPr>
        <w:shd w:val="clear" w:color="auto" w:fill="FFFFFF"/>
        <w:rPr>
          <w:del w:id="214" w:author="Ham, Yunee" w:date="2020-03-14T22:58:00Z"/>
          <w:b/>
          <w:color w:val="2D3B45"/>
        </w:rPr>
      </w:pPr>
    </w:p>
    <w:p w14:paraId="00000026" w14:textId="77777777" w:rsidR="00A95D10" w:rsidRDefault="00A95D10">
      <w:pPr>
        <w:shd w:val="clear" w:color="auto" w:fill="FFFFFF"/>
        <w:rPr>
          <w:del w:id="215" w:author="Ham, Yunee" w:date="2020-03-14T22:58:00Z"/>
          <w:b/>
          <w:color w:val="2D3B45"/>
        </w:rPr>
      </w:pPr>
    </w:p>
    <w:p w14:paraId="00000027" w14:textId="77777777" w:rsidR="00A95D10" w:rsidRDefault="00A95D10">
      <w:pPr>
        <w:shd w:val="clear" w:color="auto" w:fill="FFFFFF"/>
        <w:rPr>
          <w:del w:id="216" w:author="Ham, Yunee" w:date="2020-03-14T22:58:00Z"/>
          <w:b/>
          <w:color w:val="2D3B45"/>
        </w:rPr>
      </w:pPr>
    </w:p>
    <w:p w14:paraId="00000028" w14:textId="77777777" w:rsidR="00A95D10" w:rsidRDefault="00A95D10">
      <w:pPr>
        <w:shd w:val="clear" w:color="auto" w:fill="FFFFFF"/>
        <w:rPr>
          <w:del w:id="217" w:author="Ham, Yunee" w:date="2020-03-14T22:58:00Z"/>
          <w:b/>
          <w:color w:val="2D3B45"/>
        </w:rPr>
      </w:pPr>
    </w:p>
    <w:p w14:paraId="00000029" w14:textId="77777777" w:rsidR="00A95D10" w:rsidRDefault="00A95D10">
      <w:pPr>
        <w:shd w:val="clear" w:color="auto" w:fill="FFFFFF"/>
        <w:rPr>
          <w:del w:id="218" w:author="Ham, Yunee" w:date="2020-03-14T22:58:00Z"/>
          <w:b/>
          <w:color w:val="2D3B45"/>
        </w:rPr>
      </w:pPr>
    </w:p>
    <w:p w14:paraId="0000002A" w14:textId="77777777" w:rsidR="00A95D10" w:rsidRDefault="00A95D10">
      <w:pPr>
        <w:shd w:val="clear" w:color="auto" w:fill="FFFFFF"/>
        <w:rPr>
          <w:del w:id="219" w:author="Ham, Yunee" w:date="2020-03-14T22:58:00Z"/>
          <w:b/>
          <w:color w:val="2D3B45"/>
        </w:rPr>
      </w:pPr>
    </w:p>
    <w:p w14:paraId="0000002B" w14:textId="77777777" w:rsidR="00A95D10" w:rsidRDefault="00A95D10">
      <w:pPr>
        <w:shd w:val="clear" w:color="auto" w:fill="FFFFFF"/>
        <w:rPr>
          <w:del w:id="220" w:author="Ham, Yunee" w:date="2020-03-14T22:58:00Z"/>
          <w:b/>
          <w:color w:val="2D3B45"/>
        </w:rPr>
      </w:pPr>
    </w:p>
    <w:p w14:paraId="0000002F" w14:textId="77777777" w:rsidR="00A95D10" w:rsidRDefault="00A95D10">
      <w:pPr>
        <w:shd w:val="clear" w:color="auto" w:fill="FFFFFF"/>
        <w:rPr>
          <w:del w:id="221" w:author="Ham, Yunee" w:date="2020-03-14T22:11:00Z"/>
          <w:b/>
          <w:color w:val="2D3B45"/>
        </w:rPr>
      </w:pPr>
    </w:p>
    <w:p w14:paraId="00000030" w14:textId="77777777" w:rsidR="00A95D10" w:rsidRDefault="00A95D10">
      <w:pPr>
        <w:shd w:val="clear" w:color="auto" w:fill="FFFFFF"/>
        <w:jc w:val="left"/>
        <w:rPr>
          <w:del w:id="222" w:author="Ham, Yunee" w:date="2020-03-14T22:11:00Z"/>
          <w:b/>
          <w:color w:val="2D3B45"/>
        </w:rPr>
      </w:pPr>
    </w:p>
    <w:p w14:paraId="00000031" w14:textId="65EC8D49" w:rsidR="00A95D10" w:rsidRDefault="00C1514F">
      <w:pPr>
        <w:pStyle w:val="Heading1"/>
        <w:rPr>
          <w:del w:id="223" w:author="Ham, Yunee" w:date="2020-03-14T22:11:00Z"/>
        </w:rPr>
      </w:pPr>
      <w:bookmarkStart w:id="224" w:name="_db1df6w77yt0" w:colFirst="0" w:colLast="0"/>
      <w:bookmarkEnd w:id="224"/>
      <w:del w:id="225" w:author="Ham, Yunee" w:date="2020-03-14T22:11:00Z">
        <w:r>
          <w:delText xml:space="preserve">Abstract </w:delText>
        </w:r>
      </w:del>
    </w:p>
    <w:p w14:paraId="00000032" w14:textId="78A46FCE" w:rsidR="00A95D10" w:rsidRDefault="00C1514F">
      <w:pPr>
        <w:keepLines/>
        <w:shd w:val="clear" w:color="auto" w:fill="FFFFFF"/>
        <w:jc w:val="both"/>
        <w:rPr>
          <w:del w:id="226" w:author="Ham, Yunee" w:date="2020-03-14T22:11:00Z"/>
          <w:sz w:val="24"/>
          <w:szCs w:val="24"/>
        </w:rPr>
      </w:pPr>
      <w:del w:id="227" w:author="Ham, Yunee" w:date="2020-03-14T22:11:00Z">
        <w:r>
          <w:rPr>
            <w:sz w:val="24"/>
            <w:szCs w:val="24"/>
          </w:rPr>
          <w:delText xml:space="preserve">This paper aims to analyze the passengers' choice of two international airports in the Seoul Metropolitan Area, Gimpo Airport and Incheon Airport, which are the two airports that serve as main gateways to Seoul, Korea. </w:delText>
        </w:r>
      </w:del>
    </w:p>
    <w:p w14:paraId="00000033" w14:textId="57622FB7" w:rsidR="00A95D10" w:rsidRDefault="00A95D10">
      <w:pPr>
        <w:keepLines/>
        <w:shd w:val="clear" w:color="auto" w:fill="FFFFFF"/>
        <w:jc w:val="both"/>
        <w:rPr>
          <w:del w:id="228" w:author="Ham, Yunee" w:date="2020-03-14T22:11:00Z"/>
          <w:sz w:val="24"/>
          <w:szCs w:val="24"/>
        </w:rPr>
      </w:pPr>
    </w:p>
    <w:p w14:paraId="00000034" w14:textId="0E4651E4" w:rsidR="00A95D10" w:rsidRDefault="00C1514F">
      <w:pPr>
        <w:keepLines/>
        <w:shd w:val="clear" w:color="auto" w:fill="FFFFFF"/>
        <w:jc w:val="both"/>
        <w:rPr>
          <w:del w:id="229" w:author="Ham, Yunee" w:date="2020-03-14T22:11:00Z"/>
          <w:sz w:val="24"/>
          <w:szCs w:val="24"/>
        </w:rPr>
      </w:pPr>
      <w:del w:id="230" w:author="Ham, Yunee" w:date="2020-03-14T22:11:00Z">
        <w:r>
          <w:rPr>
            <w:sz w:val="24"/>
            <w:szCs w:val="24"/>
          </w:rPr>
          <w:delText xml:space="preserve">Our objective is to develop models to describe passengers’ airline and airport choice behavior in the Seoul Metropolitan Area. To address the former, we performed </w:delText>
        </w:r>
        <w:r w:rsidDel="008B4D4A">
          <w:rPr>
            <w:sz w:val="24"/>
            <w:szCs w:val="24"/>
          </w:rPr>
          <w:delText>Logit(</w:delText>
        </w:r>
      </w:del>
      <w:ins w:id="231" w:author="Ki Min Lee" w:date="2020-03-14T21:29:00Z">
        <w:del w:id="232" w:author="Ham, Yunee" w:date="2020-03-14T22:11:00Z">
          <w:r w:rsidR="008B4D4A">
            <w:rPr>
              <w:sz w:val="24"/>
              <w:szCs w:val="24"/>
            </w:rPr>
            <w:delText>Logit (</w:delText>
          </w:r>
        </w:del>
      </w:ins>
      <w:del w:id="233" w:author="Ham, Yunee" w:date="2020-03-14T22:11:00Z">
        <w:r>
          <w:rPr>
            <w:sz w:val="24"/>
            <w:szCs w:val="24"/>
          </w:rPr>
          <w:delText>Logistic regression) from discrete choice models and Decision Trees from data mining models. To further validate our results</w:delText>
        </w:r>
      </w:del>
      <w:ins w:id="234" w:author="Ki Min Lee" w:date="2020-03-14T21:40:00Z">
        <w:del w:id="235" w:author="Ham, Yunee" w:date="2020-03-14T22:11:00Z">
          <w:r w:rsidR="00A0257E" w:rsidDel="006655E0">
            <w:rPr>
              <w:sz w:val="24"/>
              <w:szCs w:val="24"/>
            </w:rPr>
            <w:delText>-----</w:delText>
          </w:r>
        </w:del>
      </w:ins>
      <w:del w:id="236" w:author="Ham, Yunee" w:date="2020-03-14T22:11:00Z">
        <w:r w:rsidDel="006655E0">
          <w:rPr>
            <w:sz w:val="24"/>
            <w:szCs w:val="24"/>
          </w:rPr>
          <w:delText>.</w:delText>
        </w:r>
      </w:del>
      <w:ins w:id="237" w:author="Ki Min Lee" w:date="2020-03-14T21:37:00Z">
        <w:del w:id="238" w:author="Ham, Yunee" w:date="2020-03-14T22:11:00Z">
          <w:r w:rsidR="00042B99">
            <w:rPr>
              <w:sz w:val="24"/>
              <w:szCs w:val="24"/>
            </w:rPr>
            <w:delText xml:space="preserve"> </w:delText>
          </w:r>
        </w:del>
      </w:ins>
      <w:ins w:id="239" w:author="Ki Min Lee" w:date="2020-03-14T21:39:00Z">
        <w:del w:id="240" w:author="Ham, Yunee" w:date="2020-03-14T22:11:00Z">
          <w:r w:rsidR="002A27F8">
            <w:rPr>
              <w:sz w:val="24"/>
              <w:szCs w:val="24"/>
            </w:rPr>
            <w:delText xml:space="preserve">we conducted comparative analysis </w:delText>
          </w:r>
          <w:r w:rsidR="004E416F">
            <w:rPr>
              <w:sz w:val="24"/>
              <w:szCs w:val="24"/>
            </w:rPr>
            <w:delText xml:space="preserve">of the </w:delText>
          </w:r>
        </w:del>
      </w:ins>
      <w:ins w:id="241" w:author="Ki Min Lee" w:date="2020-03-14T21:41:00Z">
        <w:del w:id="242" w:author="Ham, Yunee" w:date="2020-03-14T22:11:00Z">
          <w:r w:rsidR="00F52C2C">
            <w:rPr>
              <w:sz w:val="24"/>
              <w:szCs w:val="24"/>
            </w:rPr>
            <w:delText>methods</w:delText>
          </w:r>
        </w:del>
      </w:ins>
      <w:ins w:id="243" w:author="Ki Min Lee" w:date="2020-03-14T21:39:00Z">
        <w:del w:id="244" w:author="Ham, Yunee" w:date="2020-03-14T22:11:00Z">
          <w:r w:rsidR="008A28D2">
            <w:rPr>
              <w:sz w:val="24"/>
              <w:szCs w:val="24"/>
            </w:rPr>
            <w:delText xml:space="preserve"> using ROC and AUC scores.</w:delText>
          </w:r>
        </w:del>
      </w:ins>
      <w:del w:id="245" w:author="Ham, Yunee" w:date="2020-03-14T22:11:00Z">
        <w:r>
          <w:rPr>
            <w:sz w:val="24"/>
            <w:szCs w:val="24"/>
          </w:rPr>
          <w:delText xml:space="preserve"> Our analysis shows that ______We also found that____</w:delText>
        </w:r>
      </w:del>
      <w:ins w:id="246" w:author="Ki Min Lee" w:date="2020-03-14T21:40:00Z">
        <w:del w:id="247" w:author="Ham, Yunee" w:date="2020-03-14T22:11:00Z">
          <w:r w:rsidR="00015360">
            <w:rPr>
              <w:sz w:val="24"/>
              <w:szCs w:val="24"/>
            </w:rPr>
            <w:delText>logit m</w:delText>
          </w:r>
        </w:del>
      </w:ins>
      <w:ins w:id="248" w:author="Ki Min Lee" w:date="2020-03-14T21:41:00Z">
        <w:del w:id="249" w:author="Ham, Yunee" w:date="2020-03-14T22:11:00Z">
          <w:r w:rsidR="00F94E89">
            <w:rPr>
              <w:sz w:val="24"/>
              <w:szCs w:val="24"/>
            </w:rPr>
            <w:delText xml:space="preserve">ethod </w:delText>
          </w:r>
        </w:del>
      </w:ins>
      <w:ins w:id="250" w:author="Ki Min Lee" w:date="2020-03-14T21:42:00Z">
        <w:del w:id="251" w:author="Ham, Yunee" w:date="2020-03-14T22:11:00Z">
          <w:r w:rsidR="00F94E89">
            <w:rPr>
              <w:sz w:val="24"/>
              <w:szCs w:val="24"/>
            </w:rPr>
            <w:delText>performs slightly better than decision tree</w:delText>
          </w:r>
          <w:r w:rsidR="00E620F9">
            <w:rPr>
              <w:sz w:val="24"/>
              <w:szCs w:val="24"/>
            </w:rPr>
            <w:delText xml:space="preserve"> on our model.</w:delText>
          </w:r>
        </w:del>
      </w:ins>
    </w:p>
    <w:p w14:paraId="00000035" w14:textId="3AC05CB0" w:rsidR="00A95D10" w:rsidRDefault="00A95D10">
      <w:pPr>
        <w:keepLines/>
        <w:shd w:val="clear" w:color="auto" w:fill="FFFFFF"/>
        <w:jc w:val="both"/>
        <w:rPr>
          <w:del w:id="252" w:author="Ham, Yunee" w:date="2020-03-14T22:11:00Z"/>
          <w:sz w:val="24"/>
          <w:szCs w:val="24"/>
        </w:rPr>
      </w:pPr>
    </w:p>
    <w:p w14:paraId="00000036" w14:textId="6D36532A" w:rsidR="00A95D10" w:rsidRDefault="00C1514F">
      <w:pPr>
        <w:keepLines/>
        <w:shd w:val="clear" w:color="auto" w:fill="FFFFFF"/>
        <w:jc w:val="both"/>
        <w:rPr>
          <w:sz w:val="24"/>
          <w:szCs w:val="24"/>
        </w:rPr>
      </w:pPr>
      <w:del w:id="253" w:author="Ham, Yunee" w:date="2020-03-14T22:11:00Z">
        <w:r>
          <w:rPr>
            <w:sz w:val="24"/>
            <w:szCs w:val="24"/>
          </w:rPr>
          <w:delText>After the model evaluation on passengers’ behavior based on the modeling results, we came up with policy implications based on the quantitative analysis. The implications include... ____</w:delText>
        </w:r>
      </w:del>
      <w:del w:id="254" w:author="Ham, Yunee" w:date="2020-03-14T22:58:00Z">
        <w:r>
          <w:rPr>
            <w:sz w:val="24"/>
            <w:szCs w:val="24"/>
          </w:rPr>
          <w:delText xml:space="preserve"> </w:delText>
        </w:r>
      </w:del>
    </w:p>
    <w:p w14:paraId="00000037" w14:textId="77777777" w:rsidR="00A57C77" w:rsidRPr="00A57C77" w:rsidRDefault="00A57C77" w:rsidP="00A57C77">
      <w:pPr>
        <w:keepLines/>
        <w:shd w:val="clear" w:color="auto" w:fill="FFFFFF"/>
        <w:rPr>
          <w:b/>
          <w:sz w:val="24"/>
          <w:szCs w:val="24"/>
        </w:rPr>
      </w:pPr>
    </w:p>
    <w:p w14:paraId="00000038" w14:textId="0095AB3F" w:rsidR="00A95D10" w:rsidRDefault="00C1514F" w:rsidP="00CF0CBF">
      <w:pPr>
        <w:pStyle w:val="Heading1"/>
        <w:jc w:val="left"/>
        <w:pPrChange w:id="255" w:author="Nguyen, Anh" w:date="2020-03-14T23:37:00Z">
          <w:pPr>
            <w:pStyle w:val="Heading1"/>
          </w:pPr>
        </w:pPrChange>
      </w:pPr>
      <w:bookmarkStart w:id="256" w:name="_kuk22zlu43ph" w:colFirst="0" w:colLast="0"/>
      <w:bookmarkEnd w:id="256"/>
      <w:r>
        <w:t>I. Introduction</w:t>
      </w:r>
    </w:p>
    <w:p w14:paraId="00000039" w14:textId="79A5E00E" w:rsidR="00A95D10" w:rsidRDefault="00B97001">
      <w:pPr>
        <w:widowControl w:val="0"/>
        <w:shd w:val="clear" w:color="auto" w:fill="FFFFFF"/>
        <w:jc w:val="both"/>
        <w:rPr>
          <w:sz w:val="24"/>
          <w:szCs w:val="24"/>
        </w:rPr>
      </w:pPr>
      <w:ins w:id="257" w:author="Ki Min Lee" w:date="2020-03-14T22:42:00Z">
        <w:r>
          <w:rPr>
            <w:sz w:val="24"/>
            <w:szCs w:val="24"/>
          </w:rPr>
          <w:t xml:space="preserve"> </w:t>
        </w:r>
      </w:ins>
      <w:ins w:id="258" w:author="Ki Min Lee" w:date="2020-03-14T22:52:00Z">
        <w:r w:rsidR="004A1F28">
          <w:rPr>
            <w:sz w:val="24"/>
            <w:szCs w:val="24"/>
          </w:rPr>
          <w:tab/>
        </w:r>
      </w:ins>
      <w:r w:rsidR="00C1514F">
        <w:rPr>
          <w:sz w:val="24"/>
          <w:szCs w:val="24"/>
        </w:rPr>
        <w:t xml:space="preserve">Over the last decade, the air transport industry faced a continuous increase in the number of airline passengers and air travel and experienced noticeable growth. The International Air Transport Association (IATA) forecasts that the current trends in air transport “suggest passenger numbers could double to 8.2 billion in 2037” (IATA). With this increasing trend, the number of departure flights is also expected to increase over the next decade. Considering this trend, it’s important for the airports and airlines to consider a systematic approach to analysis to forecast the air traveler’s demand and decisions. It is also critical to understand and identify the traveler’s needs and different factors that affect its decision to develop strategic marketing and tailor airline industry’s offerings. </w:t>
      </w:r>
    </w:p>
    <w:p w14:paraId="0000003A" w14:textId="77777777" w:rsidR="00A95D10" w:rsidRDefault="00A95D10">
      <w:pPr>
        <w:widowControl w:val="0"/>
        <w:shd w:val="clear" w:color="auto" w:fill="FFFFFF"/>
        <w:jc w:val="both"/>
        <w:rPr>
          <w:sz w:val="24"/>
          <w:szCs w:val="24"/>
        </w:rPr>
      </w:pPr>
    </w:p>
    <w:p w14:paraId="0000003B" w14:textId="76DA2E6A" w:rsidR="00A95D10" w:rsidRPr="00350141" w:rsidRDefault="00B97001">
      <w:pPr>
        <w:widowControl w:val="0"/>
        <w:shd w:val="clear" w:color="auto" w:fill="FFFFFF"/>
        <w:jc w:val="both"/>
        <w:rPr>
          <w:color w:val="222222"/>
          <w:sz w:val="24"/>
          <w:szCs w:val="24"/>
          <w:highlight w:val="white"/>
        </w:rPr>
      </w:pPr>
      <w:ins w:id="259" w:author="Ki Min Lee" w:date="2020-03-14T22:42:00Z">
        <w:r>
          <w:rPr>
            <w:sz w:val="24"/>
            <w:szCs w:val="24"/>
          </w:rPr>
          <w:t xml:space="preserve"> </w:t>
        </w:r>
      </w:ins>
      <w:ins w:id="260" w:author="Ki Min Lee" w:date="2020-03-14T22:52:00Z">
        <w:r w:rsidR="004A1F28">
          <w:rPr>
            <w:sz w:val="24"/>
            <w:szCs w:val="24"/>
          </w:rPr>
          <w:tab/>
        </w:r>
      </w:ins>
      <w:r w:rsidR="00C1514F">
        <w:rPr>
          <w:sz w:val="24"/>
          <w:szCs w:val="24"/>
        </w:rPr>
        <w:t>There are many different dimensions and areas that impact air traveler’s decisions. The earlier studies found non-price factors that impact the airport choice such as access time and access cost to the departure airport. An international air traveler survey in Japan showed that two of the most important factors are access time and flight frequencies for choosing the departure airport (</w:t>
      </w:r>
      <w:proofErr w:type="spellStart"/>
      <w:r w:rsidR="00C1514F">
        <w:rPr>
          <w:color w:val="222222"/>
          <w:sz w:val="24"/>
          <w:szCs w:val="24"/>
          <w:highlight w:val="white"/>
        </w:rPr>
        <w:t>Furuichi</w:t>
      </w:r>
      <w:proofErr w:type="spellEnd"/>
      <w:r w:rsidR="00C1514F">
        <w:rPr>
          <w:color w:val="222222"/>
          <w:sz w:val="24"/>
          <w:szCs w:val="24"/>
          <w:highlight w:val="white"/>
        </w:rPr>
        <w:t xml:space="preserve">, M., </w:t>
      </w:r>
      <w:proofErr w:type="spellStart"/>
      <w:r w:rsidR="00C1514F">
        <w:rPr>
          <w:color w:val="222222"/>
          <w:sz w:val="24"/>
          <w:szCs w:val="24"/>
          <w:highlight w:val="white"/>
        </w:rPr>
        <w:t>Koppelman</w:t>
      </w:r>
      <w:proofErr w:type="spellEnd"/>
      <w:r w:rsidR="00C1514F">
        <w:rPr>
          <w:color w:val="222222"/>
          <w:sz w:val="24"/>
          <w:szCs w:val="24"/>
          <w:highlight w:val="white"/>
        </w:rPr>
        <w:t xml:space="preserve">, 1994). Other important non-price variables include “airport delay, flight frequency, the availability of particular airport–airline combinations, and early arrival times were found” that strongly affected choice probabilities (Leon, 2011). Additionally, another finding includes that business travelers are less sensitive to airfare increase than leisure travelers, noting that airfare is not a primary factor in choosing the departure airport. By looking at these different factors, the main target of this research is to develop a modeling approach that explicitly accounts for the varying choice behavior of different groups of passengers. </w:t>
      </w:r>
    </w:p>
    <w:p w14:paraId="4DB3B90D" w14:textId="77777777" w:rsidR="005F09F5" w:rsidRDefault="005F09F5">
      <w:pPr>
        <w:widowControl w:val="0"/>
        <w:shd w:val="clear" w:color="auto" w:fill="FFFFFF"/>
        <w:jc w:val="both"/>
        <w:rPr>
          <w:b/>
          <w:sz w:val="24"/>
          <w:szCs w:val="24"/>
        </w:rPr>
      </w:pPr>
    </w:p>
    <w:p w14:paraId="0000003C" w14:textId="77777777" w:rsidR="00A95D10" w:rsidRDefault="00C1514F" w:rsidP="0011743A">
      <w:pPr>
        <w:pStyle w:val="Heading1"/>
        <w:jc w:val="left"/>
        <w:pPrChange w:id="261" w:author="Ham, Yunee" w:date="2020-03-14T23:11:00Z">
          <w:pPr>
            <w:pStyle w:val="Heading1"/>
          </w:pPr>
        </w:pPrChange>
      </w:pPr>
      <w:bookmarkStart w:id="262" w:name="_k2xxmu80a2eb" w:colFirst="0" w:colLast="0"/>
      <w:bookmarkEnd w:id="262"/>
      <w:r>
        <w:t xml:space="preserve">II. Data </w:t>
      </w:r>
    </w:p>
    <w:p w14:paraId="0000003D" w14:textId="335C7093" w:rsidR="00A95D10" w:rsidRDefault="00B97001">
      <w:pPr>
        <w:jc w:val="both"/>
        <w:rPr>
          <w:sz w:val="24"/>
          <w:szCs w:val="24"/>
        </w:rPr>
      </w:pPr>
      <w:ins w:id="263" w:author="Ki Min Lee" w:date="2020-03-14T22:42:00Z">
        <w:r>
          <w:rPr>
            <w:sz w:val="24"/>
            <w:szCs w:val="24"/>
          </w:rPr>
          <w:t xml:space="preserve"> </w:t>
        </w:r>
      </w:ins>
      <w:ins w:id="264" w:author="Ki Min Lee" w:date="2020-03-14T22:51:00Z">
        <w:r w:rsidR="004A1F28">
          <w:rPr>
            <w:sz w:val="24"/>
            <w:szCs w:val="24"/>
          </w:rPr>
          <w:tab/>
        </w:r>
      </w:ins>
      <w:r w:rsidR="00C1514F">
        <w:rPr>
          <w:sz w:val="24"/>
          <w:szCs w:val="24"/>
        </w:rPr>
        <w:t xml:space="preserve">The survey data is from 488 respondents from air travelers in Seoul Metropolitan Area, who departed either from the </w:t>
      </w:r>
      <w:proofErr w:type="spellStart"/>
      <w:r w:rsidR="00C1514F">
        <w:rPr>
          <w:sz w:val="24"/>
          <w:szCs w:val="24"/>
        </w:rPr>
        <w:t>Gimpo</w:t>
      </w:r>
      <w:proofErr w:type="spellEnd"/>
      <w:r w:rsidR="00C1514F">
        <w:rPr>
          <w:sz w:val="24"/>
          <w:szCs w:val="24"/>
        </w:rPr>
        <w:t xml:space="preserve"> Airport or Incheon Airport. The data includes 27 variables including the Airport Choice (GMP, ICN), Airline Choices(Korean Air (KE), Asiana Air (OZ), Korean LCC, Foreign Carriers), socio-demographic variables such as age, gender, occupation, income and other variables such as flight information, travel time, and the mode of transport. We can notice many missing fields due to the nature of survey data, privacy issues etc. </w:t>
      </w:r>
    </w:p>
    <w:p w14:paraId="0000003E" w14:textId="77777777" w:rsidR="00A95D10" w:rsidRDefault="00A95D10">
      <w:pPr>
        <w:jc w:val="both"/>
        <w:rPr>
          <w:sz w:val="24"/>
          <w:szCs w:val="24"/>
        </w:rPr>
      </w:pPr>
    </w:p>
    <w:p w14:paraId="00000042" w14:textId="2E82AC0C" w:rsidR="00A95D10" w:rsidRDefault="00B97001" w:rsidP="001368A3">
      <w:pPr>
        <w:contextualSpacing/>
        <w:jc w:val="both"/>
        <w:rPr>
          <w:sz w:val="24"/>
          <w:szCs w:val="24"/>
        </w:rPr>
      </w:pPr>
      <w:ins w:id="265" w:author="Ki Min Lee" w:date="2020-03-14T22:42:00Z">
        <w:r>
          <w:rPr>
            <w:sz w:val="24"/>
            <w:szCs w:val="24"/>
          </w:rPr>
          <w:t xml:space="preserve"> </w:t>
        </w:r>
      </w:ins>
      <w:ins w:id="266" w:author="Ki Min Lee" w:date="2020-03-14T22:51:00Z">
        <w:r w:rsidR="004A1F28">
          <w:rPr>
            <w:sz w:val="24"/>
            <w:szCs w:val="24"/>
          </w:rPr>
          <w:tab/>
        </w:r>
      </w:ins>
      <w:r w:rsidR="00C1514F">
        <w:rPr>
          <w:sz w:val="24"/>
          <w:szCs w:val="24"/>
        </w:rPr>
        <w:t>To begin our exploratory data analysis, we have removed ‘ID’ and ‘</w:t>
      </w:r>
      <w:proofErr w:type="spellStart"/>
      <w:r w:rsidR="00C1514F">
        <w:rPr>
          <w:sz w:val="24"/>
          <w:szCs w:val="24"/>
        </w:rPr>
        <w:t>FlightNo</w:t>
      </w:r>
      <w:proofErr w:type="spellEnd"/>
      <w:r w:rsidR="00C1514F">
        <w:rPr>
          <w:sz w:val="24"/>
          <w:szCs w:val="24"/>
        </w:rPr>
        <w:t xml:space="preserve">’ as these were unique identifiers that will not provide useful information for our models. Additionally, we removed any variables with a high percentage of missing values. The ‘Mileage’ had the highest </w:t>
      </w:r>
      <w:proofErr w:type="spellStart"/>
      <w:r w:rsidR="00C1514F">
        <w:rPr>
          <w:sz w:val="24"/>
          <w:szCs w:val="24"/>
        </w:rPr>
        <w:t>NaN</w:t>
      </w:r>
      <w:proofErr w:type="spellEnd"/>
      <w:r w:rsidR="00C1514F">
        <w:rPr>
          <w:sz w:val="24"/>
          <w:szCs w:val="24"/>
        </w:rPr>
        <w:t xml:space="preserve"> values with roughly 82% of the total 488 observations. We also removed </w:t>
      </w:r>
      <w:proofErr w:type="spellStart"/>
      <w:r w:rsidR="00C1514F">
        <w:rPr>
          <w:sz w:val="24"/>
          <w:szCs w:val="24"/>
        </w:rPr>
        <w:t>MileageArline</w:t>
      </w:r>
      <w:proofErr w:type="spellEnd"/>
      <w:r w:rsidR="00C1514F">
        <w:rPr>
          <w:sz w:val="24"/>
          <w:szCs w:val="24"/>
        </w:rPr>
        <w:t xml:space="preserve"> and </w:t>
      </w:r>
      <w:proofErr w:type="spellStart"/>
      <w:r w:rsidR="00C1514F">
        <w:rPr>
          <w:sz w:val="24"/>
          <w:szCs w:val="24"/>
        </w:rPr>
        <w:t>AccessCost</w:t>
      </w:r>
      <w:proofErr w:type="spellEnd"/>
      <w:r w:rsidR="00C1514F">
        <w:rPr>
          <w:sz w:val="24"/>
          <w:szCs w:val="24"/>
        </w:rPr>
        <w:t xml:space="preserve"> that had more than 40% of missing data. We have also removed ‘</w:t>
      </w:r>
      <w:proofErr w:type="spellStart"/>
      <w:r w:rsidR="00C1514F">
        <w:rPr>
          <w:sz w:val="24"/>
          <w:szCs w:val="24"/>
        </w:rPr>
        <w:t>FrequentFlightDestination</w:t>
      </w:r>
      <w:proofErr w:type="spellEnd"/>
      <w:r w:rsidR="00C1514F">
        <w:rPr>
          <w:sz w:val="24"/>
          <w:szCs w:val="24"/>
        </w:rPr>
        <w:t>’ as we decided to use ‘Destination’ variable to further evaluate our model, and ‘</w:t>
      </w:r>
      <w:proofErr w:type="spellStart"/>
      <w:r w:rsidR="00C1514F">
        <w:rPr>
          <w:sz w:val="24"/>
          <w:szCs w:val="24"/>
        </w:rPr>
        <w:t>DepartureHr</w:t>
      </w:r>
      <w:proofErr w:type="spellEnd"/>
      <w:r w:rsidR="00C1514F">
        <w:rPr>
          <w:sz w:val="24"/>
          <w:szCs w:val="24"/>
        </w:rPr>
        <w:t>’ and ‘</w:t>
      </w:r>
      <w:proofErr w:type="spellStart"/>
      <w:r w:rsidR="00C1514F">
        <w:rPr>
          <w:sz w:val="24"/>
          <w:szCs w:val="24"/>
        </w:rPr>
        <w:t>DepartureMn</w:t>
      </w:r>
      <w:proofErr w:type="spellEnd"/>
      <w:r w:rsidR="00C1514F">
        <w:rPr>
          <w:sz w:val="24"/>
          <w:szCs w:val="24"/>
        </w:rPr>
        <w:t>’ have been removed and to use the ‘</w:t>
      </w:r>
      <w:proofErr w:type="spellStart"/>
      <w:r w:rsidR="00C1514F">
        <w:rPr>
          <w:sz w:val="24"/>
          <w:szCs w:val="24"/>
        </w:rPr>
        <w:t>DepartureTime</w:t>
      </w:r>
      <w:proofErr w:type="spellEnd"/>
      <w:r w:rsidR="00C1514F">
        <w:rPr>
          <w:sz w:val="24"/>
          <w:szCs w:val="24"/>
        </w:rPr>
        <w:t xml:space="preserve">’ variable. </w:t>
      </w:r>
    </w:p>
    <w:p w14:paraId="320855AA" w14:textId="77777777" w:rsidR="001368A3" w:rsidRPr="00111F92" w:rsidRDefault="001368A3" w:rsidP="001368A3">
      <w:pPr>
        <w:contextualSpacing/>
        <w:jc w:val="both"/>
        <w:rPr>
          <w:sz w:val="24"/>
          <w:szCs w:val="24"/>
        </w:rPr>
      </w:pPr>
    </w:p>
    <w:p w14:paraId="00000043" w14:textId="4A07360D" w:rsidR="00A95D10" w:rsidRDefault="0011743A" w:rsidP="001368A3">
      <w:pPr>
        <w:pStyle w:val="Heading2"/>
        <w:spacing w:before="0" w:after="0"/>
        <w:contextualSpacing/>
        <w:rPr>
          <w:ins w:id="267" w:author="Ham, Yunee" w:date="2020-03-14T22:12:00Z"/>
          <w:b/>
        </w:rPr>
      </w:pPr>
      <w:bookmarkStart w:id="268" w:name="_1q4kwn1brc3" w:colFirst="0" w:colLast="0"/>
      <w:bookmarkEnd w:id="268"/>
      <w:ins w:id="269" w:author="Ham, Yunee" w:date="2020-03-14T23:10:00Z">
        <w:r>
          <w:rPr>
            <w:b/>
          </w:rPr>
          <w:t>Descriptive</w:t>
        </w:r>
      </w:ins>
      <w:del w:id="270" w:author="Ham, Yunee" w:date="2020-03-14T23:10:00Z">
        <w:r w:rsidR="00C1514F">
          <w:rPr>
            <w:b/>
          </w:rPr>
          <w:delText>II-1. Descriptive</w:delText>
        </w:r>
      </w:del>
      <w:r w:rsidR="00C1514F">
        <w:rPr>
          <w:b/>
        </w:rPr>
        <w:t xml:space="preserve"> Stats </w:t>
      </w:r>
    </w:p>
    <w:p w14:paraId="4452D39D" w14:textId="77777777" w:rsidR="00471FB7" w:rsidRPr="00471FB7" w:rsidRDefault="00471FB7">
      <w:pPr>
        <w:rPr>
          <w:rPrChange w:id="271" w:author="Ham, Yunee" w:date="2020-03-14T22:12:00Z">
            <w:rPr>
              <w:b/>
            </w:rPr>
          </w:rPrChange>
        </w:rPr>
        <w:pPrChange w:id="272" w:author="Ham, Yunee" w:date="2020-03-14T22:12:00Z">
          <w:pPr>
            <w:pStyle w:val="Heading2"/>
            <w:spacing w:before="0" w:after="0"/>
            <w:contextualSpacing/>
          </w:pPr>
        </w:pPrChange>
      </w:pPr>
    </w:p>
    <w:tbl>
      <w:tblPr>
        <w:tblStyle w:val="TableGrid"/>
        <w:tblW w:w="10286" w:type="dxa"/>
        <w:tblLook w:val="04A0" w:firstRow="1" w:lastRow="0" w:firstColumn="1" w:lastColumn="0" w:noHBand="0" w:noVBand="1"/>
      </w:tblPr>
      <w:tblGrid>
        <w:gridCol w:w="1058"/>
        <w:gridCol w:w="792"/>
        <w:gridCol w:w="1172"/>
        <w:gridCol w:w="1563"/>
        <w:gridCol w:w="1446"/>
        <w:gridCol w:w="1058"/>
        <w:gridCol w:w="1058"/>
        <w:gridCol w:w="1065"/>
        <w:gridCol w:w="16"/>
        <w:gridCol w:w="1042"/>
        <w:gridCol w:w="16"/>
      </w:tblGrid>
      <w:tr w:rsidR="003E0F2E" w14:paraId="0F1439FA" w14:textId="77777777" w:rsidTr="0056658C">
        <w:trPr>
          <w:trHeight w:val="132"/>
        </w:trPr>
        <w:tc>
          <w:tcPr>
            <w:tcW w:w="9228" w:type="dxa"/>
            <w:gridSpan w:val="9"/>
            <w:shd w:val="clear" w:color="auto" w:fill="000000" w:themeFill="text1"/>
          </w:tcPr>
          <w:p w14:paraId="05EDB702" w14:textId="6881085C" w:rsidR="003E0F2E" w:rsidRPr="004D1F6D" w:rsidRDefault="003E0F2E" w:rsidP="00C1514F">
            <w:pPr>
              <w:jc w:val="both"/>
              <w:rPr>
                <w:bCs/>
                <w:sz w:val="20"/>
                <w:szCs w:val="20"/>
              </w:rPr>
            </w:pPr>
            <w:r w:rsidRPr="004D1F6D">
              <w:rPr>
                <w:bCs/>
                <w:sz w:val="20"/>
                <w:szCs w:val="20"/>
              </w:rPr>
              <w:t xml:space="preserve">Descriptive Statistics for </w:t>
            </w:r>
            <w:r w:rsidR="0056658C" w:rsidRPr="004D1F6D">
              <w:rPr>
                <w:bCs/>
                <w:sz w:val="20"/>
                <w:szCs w:val="20"/>
              </w:rPr>
              <w:t xml:space="preserve">continuous variables </w:t>
            </w:r>
            <w:r w:rsidRPr="004D1F6D">
              <w:rPr>
                <w:bCs/>
                <w:sz w:val="20"/>
                <w:szCs w:val="20"/>
              </w:rPr>
              <w:t xml:space="preserve">  </w:t>
            </w:r>
          </w:p>
        </w:tc>
        <w:tc>
          <w:tcPr>
            <w:tcW w:w="1058" w:type="dxa"/>
            <w:gridSpan w:val="2"/>
            <w:shd w:val="clear" w:color="auto" w:fill="000000" w:themeFill="text1"/>
          </w:tcPr>
          <w:p w14:paraId="0B928565" w14:textId="77777777" w:rsidR="003E0F2E" w:rsidRDefault="003E0F2E" w:rsidP="00C1514F">
            <w:pPr>
              <w:jc w:val="both"/>
              <w:rPr>
                <w:b/>
                <w:sz w:val="20"/>
                <w:szCs w:val="20"/>
              </w:rPr>
            </w:pPr>
          </w:p>
        </w:tc>
      </w:tr>
      <w:tr w:rsidR="003E0F2E" w:rsidRPr="001A670F" w14:paraId="1AF57104" w14:textId="77777777" w:rsidTr="0056658C">
        <w:trPr>
          <w:gridAfter w:val="1"/>
          <w:wAfter w:w="16" w:type="dxa"/>
          <w:trHeight w:val="132"/>
        </w:trPr>
        <w:tc>
          <w:tcPr>
            <w:tcW w:w="1058" w:type="dxa"/>
            <w:shd w:val="clear" w:color="auto" w:fill="F2F2F2" w:themeFill="background1" w:themeFillShade="F2"/>
          </w:tcPr>
          <w:p w14:paraId="1600EDD6" w14:textId="77777777" w:rsidR="003E0F2E" w:rsidRPr="001A670F" w:rsidRDefault="003E0F2E" w:rsidP="00C1514F">
            <w:pPr>
              <w:jc w:val="left"/>
              <w:rPr>
                <w:b/>
                <w:sz w:val="18"/>
                <w:szCs w:val="18"/>
              </w:rPr>
            </w:pPr>
          </w:p>
        </w:tc>
        <w:tc>
          <w:tcPr>
            <w:tcW w:w="792" w:type="dxa"/>
            <w:shd w:val="clear" w:color="auto" w:fill="F2F2F2" w:themeFill="background1" w:themeFillShade="F2"/>
          </w:tcPr>
          <w:p w14:paraId="3CB0DF31" w14:textId="77777777" w:rsidR="003E0F2E" w:rsidRPr="001A670F" w:rsidRDefault="003E0F2E" w:rsidP="00C1514F">
            <w:pPr>
              <w:jc w:val="left"/>
              <w:rPr>
                <w:b/>
                <w:sz w:val="18"/>
                <w:szCs w:val="18"/>
              </w:rPr>
            </w:pPr>
            <w:r w:rsidRPr="001A670F">
              <w:rPr>
                <w:b/>
                <w:sz w:val="18"/>
                <w:szCs w:val="18"/>
              </w:rPr>
              <w:t>Age</w:t>
            </w:r>
          </w:p>
        </w:tc>
        <w:tc>
          <w:tcPr>
            <w:tcW w:w="1172" w:type="dxa"/>
            <w:shd w:val="clear" w:color="auto" w:fill="F2F2F2" w:themeFill="background1" w:themeFillShade="F2"/>
          </w:tcPr>
          <w:p w14:paraId="686F3A55" w14:textId="77777777" w:rsidR="003E0F2E" w:rsidRPr="001A670F" w:rsidRDefault="003E0F2E" w:rsidP="00C1514F">
            <w:pPr>
              <w:jc w:val="left"/>
              <w:rPr>
                <w:b/>
                <w:sz w:val="18"/>
                <w:szCs w:val="18"/>
              </w:rPr>
            </w:pPr>
            <w:r w:rsidRPr="001A670F">
              <w:rPr>
                <w:b/>
                <w:sz w:val="18"/>
                <w:szCs w:val="18"/>
              </w:rPr>
              <w:t>Trip Duration</w:t>
            </w:r>
          </w:p>
        </w:tc>
        <w:tc>
          <w:tcPr>
            <w:tcW w:w="1563" w:type="dxa"/>
            <w:shd w:val="clear" w:color="auto" w:fill="F2F2F2" w:themeFill="background1" w:themeFillShade="F2"/>
          </w:tcPr>
          <w:p w14:paraId="0E1DBF6D" w14:textId="77777777" w:rsidR="003E0F2E" w:rsidRPr="001A670F" w:rsidRDefault="003E0F2E" w:rsidP="00C1514F">
            <w:pPr>
              <w:jc w:val="left"/>
              <w:rPr>
                <w:b/>
                <w:sz w:val="18"/>
                <w:szCs w:val="18"/>
              </w:rPr>
            </w:pPr>
            <w:r w:rsidRPr="001A670F">
              <w:rPr>
                <w:b/>
                <w:sz w:val="18"/>
                <w:szCs w:val="18"/>
              </w:rPr>
              <w:t>Flying Companion</w:t>
            </w:r>
          </w:p>
        </w:tc>
        <w:tc>
          <w:tcPr>
            <w:tcW w:w="1446" w:type="dxa"/>
            <w:shd w:val="clear" w:color="auto" w:fill="F2F2F2" w:themeFill="background1" w:themeFillShade="F2"/>
          </w:tcPr>
          <w:p w14:paraId="26456555" w14:textId="77777777" w:rsidR="003E0F2E" w:rsidRPr="001A670F" w:rsidRDefault="003E0F2E" w:rsidP="00C1514F">
            <w:pPr>
              <w:jc w:val="left"/>
              <w:rPr>
                <w:b/>
                <w:sz w:val="18"/>
                <w:szCs w:val="18"/>
              </w:rPr>
            </w:pPr>
            <w:r>
              <w:rPr>
                <w:b/>
                <w:sz w:val="18"/>
                <w:szCs w:val="18"/>
              </w:rPr>
              <w:t>#</w:t>
            </w:r>
            <w:r w:rsidRPr="001A670F">
              <w:rPr>
                <w:b/>
                <w:sz w:val="18"/>
                <w:szCs w:val="18"/>
              </w:rPr>
              <w:t xml:space="preserve"> of Trips Last Year</w:t>
            </w:r>
          </w:p>
        </w:tc>
        <w:tc>
          <w:tcPr>
            <w:tcW w:w="1058" w:type="dxa"/>
            <w:shd w:val="clear" w:color="auto" w:fill="F2F2F2" w:themeFill="background1" w:themeFillShade="F2"/>
          </w:tcPr>
          <w:p w14:paraId="4F4D3237" w14:textId="77777777" w:rsidR="003E0F2E" w:rsidRPr="001A670F" w:rsidRDefault="003E0F2E" w:rsidP="00C1514F">
            <w:pPr>
              <w:jc w:val="left"/>
              <w:rPr>
                <w:b/>
                <w:sz w:val="18"/>
                <w:szCs w:val="18"/>
              </w:rPr>
            </w:pPr>
            <w:r w:rsidRPr="001A670F">
              <w:rPr>
                <w:b/>
                <w:sz w:val="18"/>
                <w:szCs w:val="18"/>
              </w:rPr>
              <w:t>Airfare</w:t>
            </w:r>
          </w:p>
        </w:tc>
        <w:tc>
          <w:tcPr>
            <w:tcW w:w="1058" w:type="dxa"/>
            <w:shd w:val="clear" w:color="auto" w:fill="F2F2F2" w:themeFill="background1" w:themeFillShade="F2"/>
          </w:tcPr>
          <w:p w14:paraId="5F8C34A1" w14:textId="77777777" w:rsidR="003E0F2E" w:rsidRPr="001A670F" w:rsidRDefault="003E0F2E" w:rsidP="00C1514F">
            <w:pPr>
              <w:jc w:val="left"/>
              <w:rPr>
                <w:b/>
                <w:sz w:val="18"/>
                <w:szCs w:val="18"/>
              </w:rPr>
            </w:pPr>
            <w:r w:rsidRPr="001A670F">
              <w:rPr>
                <w:b/>
                <w:sz w:val="18"/>
                <w:szCs w:val="18"/>
              </w:rPr>
              <w:t>Access Time</w:t>
            </w:r>
          </w:p>
        </w:tc>
        <w:tc>
          <w:tcPr>
            <w:tcW w:w="1065" w:type="dxa"/>
            <w:shd w:val="clear" w:color="auto" w:fill="F2F2F2" w:themeFill="background1" w:themeFillShade="F2"/>
          </w:tcPr>
          <w:p w14:paraId="20CBFDB9" w14:textId="77777777" w:rsidR="003E0F2E" w:rsidRPr="001A670F" w:rsidRDefault="003E0F2E" w:rsidP="00C1514F">
            <w:pPr>
              <w:jc w:val="left"/>
              <w:rPr>
                <w:b/>
                <w:sz w:val="18"/>
                <w:szCs w:val="18"/>
              </w:rPr>
            </w:pPr>
            <w:r w:rsidRPr="001A670F">
              <w:rPr>
                <w:b/>
                <w:sz w:val="18"/>
                <w:szCs w:val="18"/>
              </w:rPr>
              <w:t>Income</w:t>
            </w:r>
          </w:p>
        </w:tc>
        <w:tc>
          <w:tcPr>
            <w:tcW w:w="1058" w:type="dxa"/>
            <w:gridSpan w:val="2"/>
            <w:shd w:val="clear" w:color="auto" w:fill="F2F2F2" w:themeFill="background1" w:themeFillShade="F2"/>
          </w:tcPr>
          <w:p w14:paraId="4CD17800" w14:textId="77777777" w:rsidR="003E0F2E" w:rsidRPr="001A670F" w:rsidRDefault="003E0F2E" w:rsidP="00C1514F">
            <w:pPr>
              <w:jc w:val="left"/>
              <w:rPr>
                <w:b/>
                <w:sz w:val="18"/>
                <w:szCs w:val="18"/>
              </w:rPr>
            </w:pPr>
            <w:r w:rsidRPr="001A670F">
              <w:rPr>
                <w:b/>
                <w:sz w:val="18"/>
                <w:szCs w:val="18"/>
              </w:rPr>
              <w:t>Age</w:t>
            </w:r>
          </w:p>
        </w:tc>
      </w:tr>
      <w:tr w:rsidR="003E0F2E" w:rsidRPr="001A670F" w14:paraId="066F9E1A" w14:textId="77777777" w:rsidTr="0056658C">
        <w:trPr>
          <w:gridAfter w:val="1"/>
          <w:wAfter w:w="16" w:type="dxa"/>
          <w:trHeight w:val="132"/>
        </w:trPr>
        <w:tc>
          <w:tcPr>
            <w:tcW w:w="1058" w:type="dxa"/>
          </w:tcPr>
          <w:p w14:paraId="54FD7833" w14:textId="77777777" w:rsidR="003E0F2E" w:rsidRPr="001A670F" w:rsidRDefault="003E0F2E" w:rsidP="00C1514F">
            <w:pPr>
              <w:jc w:val="both"/>
              <w:rPr>
                <w:b/>
                <w:sz w:val="20"/>
                <w:szCs w:val="20"/>
              </w:rPr>
            </w:pPr>
            <w:r w:rsidRPr="001A670F">
              <w:rPr>
                <w:b/>
                <w:sz w:val="20"/>
                <w:szCs w:val="20"/>
              </w:rPr>
              <w:t>Min</w:t>
            </w:r>
          </w:p>
        </w:tc>
        <w:tc>
          <w:tcPr>
            <w:tcW w:w="792" w:type="dxa"/>
          </w:tcPr>
          <w:p w14:paraId="1AF91CE3" w14:textId="77777777" w:rsidR="003E0F2E" w:rsidRPr="001A670F" w:rsidRDefault="003E0F2E" w:rsidP="00C1514F">
            <w:pPr>
              <w:jc w:val="both"/>
              <w:rPr>
                <w:bCs/>
                <w:sz w:val="20"/>
                <w:szCs w:val="20"/>
              </w:rPr>
            </w:pPr>
            <w:r w:rsidRPr="001A670F">
              <w:rPr>
                <w:bCs/>
                <w:sz w:val="20"/>
                <w:szCs w:val="20"/>
              </w:rPr>
              <w:t>17.00</w:t>
            </w:r>
          </w:p>
        </w:tc>
        <w:tc>
          <w:tcPr>
            <w:tcW w:w="1172" w:type="dxa"/>
          </w:tcPr>
          <w:p w14:paraId="61D5FA91" w14:textId="77777777" w:rsidR="003E0F2E" w:rsidRPr="001A670F" w:rsidRDefault="003E0F2E" w:rsidP="00C1514F">
            <w:pPr>
              <w:jc w:val="both"/>
              <w:rPr>
                <w:bCs/>
                <w:sz w:val="20"/>
                <w:szCs w:val="20"/>
              </w:rPr>
            </w:pPr>
            <w:r w:rsidRPr="001A670F">
              <w:rPr>
                <w:bCs/>
                <w:sz w:val="20"/>
                <w:szCs w:val="20"/>
              </w:rPr>
              <w:t>0.00</w:t>
            </w:r>
          </w:p>
        </w:tc>
        <w:tc>
          <w:tcPr>
            <w:tcW w:w="1563" w:type="dxa"/>
          </w:tcPr>
          <w:p w14:paraId="68FA7F2A" w14:textId="77777777" w:rsidR="003E0F2E" w:rsidRPr="001A670F" w:rsidRDefault="003E0F2E" w:rsidP="00C1514F">
            <w:pPr>
              <w:jc w:val="both"/>
              <w:rPr>
                <w:bCs/>
                <w:sz w:val="20"/>
                <w:szCs w:val="20"/>
              </w:rPr>
            </w:pPr>
            <w:r w:rsidRPr="001A670F">
              <w:rPr>
                <w:bCs/>
                <w:sz w:val="20"/>
                <w:szCs w:val="20"/>
              </w:rPr>
              <w:t>0.00</w:t>
            </w:r>
          </w:p>
        </w:tc>
        <w:tc>
          <w:tcPr>
            <w:tcW w:w="1446" w:type="dxa"/>
          </w:tcPr>
          <w:p w14:paraId="6CED5D13" w14:textId="77777777" w:rsidR="003E0F2E" w:rsidRPr="001A670F" w:rsidRDefault="003E0F2E" w:rsidP="00C1514F">
            <w:pPr>
              <w:jc w:val="both"/>
              <w:rPr>
                <w:bCs/>
                <w:sz w:val="20"/>
                <w:szCs w:val="20"/>
              </w:rPr>
            </w:pPr>
            <w:r w:rsidRPr="001A670F">
              <w:rPr>
                <w:bCs/>
                <w:sz w:val="20"/>
                <w:szCs w:val="20"/>
              </w:rPr>
              <w:t>0.00</w:t>
            </w:r>
          </w:p>
        </w:tc>
        <w:tc>
          <w:tcPr>
            <w:tcW w:w="1058" w:type="dxa"/>
          </w:tcPr>
          <w:p w14:paraId="6918948A" w14:textId="77777777" w:rsidR="003E0F2E" w:rsidRPr="001A670F" w:rsidRDefault="003E0F2E" w:rsidP="00C1514F">
            <w:pPr>
              <w:jc w:val="both"/>
              <w:rPr>
                <w:bCs/>
                <w:sz w:val="20"/>
                <w:szCs w:val="20"/>
              </w:rPr>
            </w:pPr>
            <w:r w:rsidRPr="001A670F">
              <w:rPr>
                <w:bCs/>
                <w:sz w:val="20"/>
                <w:szCs w:val="20"/>
              </w:rPr>
              <w:t>5.00</w:t>
            </w:r>
          </w:p>
        </w:tc>
        <w:tc>
          <w:tcPr>
            <w:tcW w:w="1058" w:type="dxa"/>
          </w:tcPr>
          <w:p w14:paraId="6F076F09" w14:textId="77777777" w:rsidR="003E0F2E" w:rsidRPr="001A670F" w:rsidRDefault="003E0F2E" w:rsidP="00C1514F">
            <w:pPr>
              <w:jc w:val="both"/>
              <w:rPr>
                <w:bCs/>
                <w:sz w:val="20"/>
                <w:szCs w:val="20"/>
              </w:rPr>
            </w:pPr>
            <w:r w:rsidRPr="001A670F">
              <w:rPr>
                <w:bCs/>
                <w:sz w:val="20"/>
                <w:szCs w:val="20"/>
              </w:rPr>
              <w:t>4.00</w:t>
            </w:r>
          </w:p>
        </w:tc>
        <w:tc>
          <w:tcPr>
            <w:tcW w:w="1065" w:type="dxa"/>
          </w:tcPr>
          <w:p w14:paraId="0B3BA49C" w14:textId="77777777" w:rsidR="003E0F2E" w:rsidRPr="001A670F" w:rsidRDefault="003E0F2E" w:rsidP="00C1514F">
            <w:pPr>
              <w:jc w:val="both"/>
              <w:rPr>
                <w:bCs/>
                <w:sz w:val="20"/>
                <w:szCs w:val="20"/>
              </w:rPr>
            </w:pPr>
            <w:r w:rsidRPr="001A670F">
              <w:rPr>
                <w:bCs/>
                <w:sz w:val="20"/>
                <w:szCs w:val="20"/>
              </w:rPr>
              <w:t>1.00</w:t>
            </w:r>
          </w:p>
        </w:tc>
        <w:tc>
          <w:tcPr>
            <w:tcW w:w="1058" w:type="dxa"/>
            <w:gridSpan w:val="2"/>
          </w:tcPr>
          <w:p w14:paraId="0A269D5D" w14:textId="77777777" w:rsidR="003E0F2E" w:rsidRPr="001A670F" w:rsidRDefault="003E0F2E" w:rsidP="00C1514F">
            <w:pPr>
              <w:jc w:val="both"/>
              <w:rPr>
                <w:bCs/>
                <w:sz w:val="20"/>
                <w:szCs w:val="20"/>
              </w:rPr>
            </w:pPr>
            <w:r w:rsidRPr="001A670F">
              <w:rPr>
                <w:bCs/>
                <w:sz w:val="20"/>
                <w:szCs w:val="20"/>
              </w:rPr>
              <w:t>Min</w:t>
            </w:r>
          </w:p>
        </w:tc>
      </w:tr>
      <w:tr w:rsidR="003E0F2E" w:rsidRPr="001A670F" w14:paraId="5A0294C7" w14:textId="77777777" w:rsidTr="0056658C">
        <w:trPr>
          <w:gridAfter w:val="1"/>
          <w:wAfter w:w="16" w:type="dxa"/>
          <w:trHeight w:val="132"/>
        </w:trPr>
        <w:tc>
          <w:tcPr>
            <w:tcW w:w="1058" w:type="dxa"/>
          </w:tcPr>
          <w:p w14:paraId="03111075" w14:textId="77777777" w:rsidR="003E0F2E" w:rsidRPr="001A670F" w:rsidRDefault="003E0F2E" w:rsidP="00C1514F">
            <w:pPr>
              <w:jc w:val="both"/>
              <w:rPr>
                <w:b/>
                <w:sz w:val="20"/>
                <w:szCs w:val="20"/>
              </w:rPr>
            </w:pPr>
            <w:r w:rsidRPr="001A670F">
              <w:rPr>
                <w:b/>
                <w:sz w:val="20"/>
                <w:szCs w:val="20"/>
              </w:rPr>
              <w:t>25%</w:t>
            </w:r>
          </w:p>
        </w:tc>
        <w:tc>
          <w:tcPr>
            <w:tcW w:w="792" w:type="dxa"/>
          </w:tcPr>
          <w:p w14:paraId="40B11725" w14:textId="77777777" w:rsidR="003E0F2E" w:rsidRPr="001A670F" w:rsidRDefault="003E0F2E" w:rsidP="00C1514F">
            <w:pPr>
              <w:jc w:val="both"/>
              <w:rPr>
                <w:bCs/>
                <w:sz w:val="20"/>
                <w:szCs w:val="20"/>
              </w:rPr>
            </w:pPr>
            <w:r w:rsidRPr="001A670F">
              <w:rPr>
                <w:bCs/>
                <w:sz w:val="20"/>
                <w:szCs w:val="20"/>
              </w:rPr>
              <w:t>29.00</w:t>
            </w:r>
          </w:p>
        </w:tc>
        <w:tc>
          <w:tcPr>
            <w:tcW w:w="1172" w:type="dxa"/>
          </w:tcPr>
          <w:p w14:paraId="64D1BA96" w14:textId="77777777" w:rsidR="003E0F2E" w:rsidRPr="001A670F" w:rsidRDefault="003E0F2E" w:rsidP="00C1514F">
            <w:pPr>
              <w:jc w:val="both"/>
              <w:rPr>
                <w:bCs/>
                <w:sz w:val="20"/>
                <w:szCs w:val="20"/>
              </w:rPr>
            </w:pPr>
            <w:r w:rsidRPr="001A670F">
              <w:rPr>
                <w:bCs/>
                <w:sz w:val="20"/>
                <w:szCs w:val="20"/>
              </w:rPr>
              <w:t>4.00</w:t>
            </w:r>
          </w:p>
        </w:tc>
        <w:tc>
          <w:tcPr>
            <w:tcW w:w="1563" w:type="dxa"/>
          </w:tcPr>
          <w:p w14:paraId="5CEFFCA9" w14:textId="77777777" w:rsidR="003E0F2E" w:rsidRPr="001A670F" w:rsidRDefault="003E0F2E" w:rsidP="00C1514F">
            <w:pPr>
              <w:jc w:val="both"/>
              <w:rPr>
                <w:bCs/>
                <w:sz w:val="20"/>
                <w:szCs w:val="20"/>
              </w:rPr>
            </w:pPr>
            <w:r w:rsidRPr="001A670F">
              <w:rPr>
                <w:bCs/>
                <w:sz w:val="20"/>
                <w:szCs w:val="20"/>
              </w:rPr>
              <w:t>1.00</w:t>
            </w:r>
          </w:p>
        </w:tc>
        <w:tc>
          <w:tcPr>
            <w:tcW w:w="1446" w:type="dxa"/>
          </w:tcPr>
          <w:p w14:paraId="7DBCB602" w14:textId="77777777" w:rsidR="003E0F2E" w:rsidRPr="001A670F" w:rsidRDefault="003E0F2E" w:rsidP="00C1514F">
            <w:pPr>
              <w:jc w:val="both"/>
              <w:rPr>
                <w:bCs/>
                <w:sz w:val="20"/>
                <w:szCs w:val="20"/>
              </w:rPr>
            </w:pPr>
            <w:r w:rsidRPr="001A670F">
              <w:rPr>
                <w:bCs/>
                <w:sz w:val="20"/>
                <w:szCs w:val="20"/>
              </w:rPr>
              <w:t>1.00</w:t>
            </w:r>
          </w:p>
        </w:tc>
        <w:tc>
          <w:tcPr>
            <w:tcW w:w="1058" w:type="dxa"/>
          </w:tcPr>
          <w:p w14:paraId="4B9F6A08" w14:textId="77777777" w:rsidR="003E0F2E" w:rsidRPr="001A670F" w:rsidRDefault="003E0F2E" w:rsidP="00C1514F">
            <w:pPr>
              <w:jc w:val="both"/>
              <w:rPr>
                <w:bCs/>
                <w:sz w:val="20"/>
                <w:szCs w:val="20"/>
              </w:rPr>
            </w:pPr>
            <w:r w:rsidRPr="001A670F">
              <w:rPr>
                <w:bCs/>
                <w:sz w:val="20"/>
                <w:szCs w:val="20"/>
              </w:rPr>
              <w:t>33.00</w:t>
            </w:r>
          </w:p>
        </w:tc>
        <w:tc>
          <w:tcPr>
            <w:tcW w:w="1058" w:type="dxa"/>
          </w:tcPr>
          <w:p w14:paraId="3DB37FC3" w14:textId="77777777" w:rsidR="003E0F2E" w:rsidRPr="001A670F" w:rsidRDefault="003E0F2E" w:rsidP="00C1514F">
            <w:pPr>
              <w:jc w:val="both"/>
              <w:rPr>
                <w:bCs/>
                <w:sz w:val="20"/>
                <w:szCs w:val="20"/>
              </w:rPr>
            </w:pPr>
            <w:r w:rsidRPr="001A670F">
              <w:rPr>
                <w:bCs/>
                <w:sz w:val="20"/>
                <w:szCs w:val="20"/>
              </w:rPr>
              <w:t>30.00</w:t>
            </w:r>
          </w:p>
        </w:tc>
        <w:tc>
          <w:tcPr>
            <w:tcW w:w="1065" w:type="dxa"/>
          </w:tcPr>
          <w:p w14:paraId="2A3920ED" w14:textId="77777777" w:rsidR="003E0F2E" w:rsidRPr="001A670F" w:rsidRDefault="003E0F2E" w:rsidP="00C1514F">
            <w:pPr>
              <w:jc w:val="both"/>
              <w:rPr>
                <w:bCs/>
                <w:sz w:val="20"/>
                <w:szCs w:val="20"/>
              </w:rPr>
            </w:pPr>
            <w:r w:rsidRPr="001A670F">
              <w:rPr>
                <w:bCs/>
                <w:sz w:val="20"/>
                <w:szCs w:val="20"/>
              </w:rPr>
              <w:t>1.00</w:t>
            </w:r>
          </w:p>
        </w:tc>
        <w:tc>
          <w:tcPr>
            <w:tcW w:w="1058" w:type="dxa"/>
            <w:gridSpan w:val="2"/>
          </w:tcPr>
          <w:p w14:paraId="6CB0E9B4" w14:textId="77777777" w:rsidR="003E0F2E" w:rsidRPr="001A670F" w:rsidRDefault="003E0F2E" w:rsidP="00C1514F">
            <w:pPr>
              <w:jc w:val="both"/>
              <w:rPr>
                <w:bCs/>
                <w:sz w:val="20"/>
                <w:szCs w:val="20"/>
              </w:rPr>
            </w:pPr>
            <w:r w:rsidRPr="001A670F">
              <w:rPr>
                <w:bCs/>
                <w:sz w:val="20"/>
                <w:szCs w:val="20"/>
              </w:rPr>
              <w:t>25%</w:t>
            </w:r>
          </w:p>
        </w:tc>
      </w:tr>
      <w:tr w:rsidR="003E0F2E" w:rsidRPr="001A670F" w14:paraId="0DD2B3C9" w14:textId="77777777" w:rsidTr="0056658C">
        <w:trPr>
          <w:gridAfter w:val="1"/>
          <w:wAfter w:w="16" w:type="dxa"/>
          <w:trHeight w:val="132"/>
        </w:trPr>
        <w:tc>
          <w:tcPr>
            <w:tcW w:w="1058" w:type="dxa"/>
          </w:tcPr>
          <w:p w14:paraId="30126FD5" w14:textId="77777777" w:rsidR="003E0F2E" w:rsidRPr="001A670F" w:rsidRDefault="003E0F2E" w:rsidP="00C1514F">
            <w:pPr>
              <w:jc w:val="both"/>
              <w:rPr>
                <w:b/>
                <w:sz w:val="20"/>
                <w:szCs w:val="20"/>
              </w:rPr>
            </w:pPr>
            <w:r w:rsidRPr="001A670F">
              <w:rPr>
                <w:b/>
                <w:sz w:val="20"/>
                <w:szCs w:val="20"/>
              </w:rPr>
              <w:t>Median</w:t>
            </w:r>
          </w:p>
        </w:tc>
        <w:tc>
          <w:tcPr>
            <w:tcW w:w="792" w:type="dxa"/>
          </w:tcPr>
          <w:p w14:paraId="4E591A8A" w14:textId="77777777" w:rsidR="003E0F2E" w:rsidRPr="001A670F" w:rsidRDefault="003E0F2E" w:rsidP="00C1514F">
            <w:pPr>
              <w:jc w:val="both"/>
              <w:rPr>
                <w:bCs/>
                <w:sz w:val="20"/>
                <w:szCs w:val="20"/>
              </w:rPr>
            </w:pPr>
            <w:r w:rsidRPr="001A670F">
              <w:rPr>
                <w:bCs/>
                <w:sz w:val="20"/>
                <w:szCs w:val="20"/>
              </w:rPr>
              <w:t>37.00</w:t>
            </w:r>
          </w:p>
        </w:tc>
        <w:tc>
          <w:tcPr>
            <w:tcW w:w="1172" w:type="dxa"/>
          </w:tcPr>
          <w:p w14:paraId="4B5C0A02" w14:textId="77777777" w:rsidR="003E0F2E" w:rsidRPr="001A670F" w:rsidRDefault="003E0F2E" w:rsidP="00C1514F">
            <w:pPr>
              <w:jc w:val="both"/>
              <w:rPr>
                <w:bCs/>
                <w:sz w:val="20"/>
                <w:szCs w:val="20"/>
              </w:rPr>
            </w:pPr>
            <w:r w:rsidRPr="001A670F">
              <w:rPr>
                <w:bCs/>
                <w:sz w:val="20"/>
                <w:szCs w:val="20"/>
              </w:rPr>
              <w:t>5.00</w:t>
            </w:r>
          </w:p>
        </w:tc>
        <w:tc>
          <w:tcPr>
            <w:tcW w:w="1563" w:type="dxa"/>
          </w:tcPr>
          <w:p w14:paraId="24F8BB75" w14:textId="77777777" w:rsidR="003E0F2E" w:rsidRPr="001A670F" w:rsidRDefault="003E0F2E" w:rsidP="00C1514F">
            <w:pPr>
              <w:jc w:val="both"/>
              <w:rPr>
                <w:bCs/>
                <w:sz w:val="20"/>
                <w:szCs w:val="20"/>
              </w:rPr>
            </w:pPr>
            <w:r w:rsidRPr="001A670F">
              <w:rPr>
                <w:bCs/>
                <w:sz w:val="20"/>
                <w:szCs w:val="20"/>
              </w:rPr>
              <w:t>2.00</w:t>
            </w:r>
          </w:p>
        </w:tc>
        <w:tc>
          <w:tcPr>
            <w:tcW w:w="1446" w:type="dxa"/>
          </w:tcPr>
          <w:p w14:paraId="753C2AFA" w14:textId="77777777" w:rsidR="003E0F2E" w:rsidRPr="001A670F" w:rsidRDefault="003E0F2E" w:rsidP="00C1514F">
            <w:pPr>
              <w:jc w:val="both"/>
              <w:rPr>
                <w:bCs/>
                <w:sz w:val="20"/>
                <w:szCs w:val="20"/>
              </w:rPr>
            </w:pPr>
            <w:r w:rsidRPr="001A670F">
              <w:rPr>
                <w:bCs/>
                <w:sz w:val="20"/>
                <w:szCs w:val="20"/>
              </w:rPr>
              <w:t>2.00</w:t>
            </w:r>
          </w:p>
        </w:tc>
        <w:tc>
          <w:tcPr>
            <w:tcW w:w="1058" w:type="dxa"/>
          </w:tcPr>
          <w:p w14:paraId="2049B0DC" w14:textId="77777777" w:rsidR="003E0F2E" w:rsidRPr="001A670F" w:rsidRDefault="003E0F2E" w:rsidP="00C1514F">
            <w:pPr>
              <w:jc w:val="both"/>
              <w:rPr>
                <w:bCs/>
                <w:sz w:val="20"/>
                <w:szCs w:val="20"/>
              </w:rPr>
            </w:pPr>
            <w:r w:rsidRPr="001A670F">
              <w:rPr>
                <w:bCs/>
                <w:sz w:val="20"/>
                <w:szCs w:val="20"/>
              </w:rPr>
              <w:t>40.00</w:t>
            </w:r>
          </w:p>
        </w:tc>
        <w:tc>
          <w:tcPr>
            <w:tcW w:w="1058" w:type="dxa"/>
          </w:tcPr>
          <w:p w14:paraId="46129B19" w14:textId="77777777" w:rsidR="003E0F2E" w:rsidRPr="001A670F" w:rsidRDefault="003E0F2E" w:rsidP="00C1514F">
            <w:pPr>
              <w:jc w:val="both"/>
              <w:rPr>
                <w:bCs/>
                <w:sz w:val="20"/>
                <w:szCs w:val="20"/>
              </w:rPr>
            </w:pPr>
            <w:r w:rsidRPr="001A670F">
              <w:rPr>
                <w:bCs/>
                <w:sz w:val="20"/>
                <w:szCs w:val="20"/>
              </w:rPr>
              <w:t>40.00</w:t>
            </w:r>
          </w:p>
        </w:tc>
        <w:tc>
          <w:tcPr>
            <w:tcW w:w="1065" w:type="dxa"/>
          </w:tcPr>
          <w:p w14:paraId="52D4EA3E" w14:textId="77777777" w:rsidR="003E0F2E" w:rsidRPr="001A670F" w:rsidRDefault="003E0F2E" w:rsidP="00C1514F">
            <w:pPr>
              <w:jc w:val="both"/>
              <w:rPr>
                <w:bCs/>
                <w:sz w:val="20"/>
                <w:szCs w:val="20"/>
              </w:rPr>
            </w:pPr>
            <w:r w:rsidRPr="001A670F">
              <w:rPr>
                <w:bCs/>
                <w:sz w:val="20"/>
                <w:szCs w:val="20"/>
              </w:rPr>
              <w:t>2.00</w:t>
            </w:r>
          </w:p>
        </w:tc>
        <w:tc>
          <w:tcPr>
            <w:tcW w:w="1058" w:type="dxa"/>
            <w:gridSpan w:val="2"/>
          </w:tcPr>
          <w:p w14:paraId="4D2B3666" w14:textId="77777777" w:rsidR="003E0F2E" w:rsidRPr="001A670F" w:rsidRDefault="003E0F2E" w:rsidP="00C1514F">
            <w:pPr>
              <w:jc w:val="both"/>
              <w:rPr>
                <w:bCs/>
                <w:sz w:val="20"/>
                <w:szCs w:val="20"/>
              </w:rPr>
            </w:pPr>
            <w:r w:rsidRPr="001A670F">
              <w:rPr>
                <w:bCs/>
                <w:sz w:val="20"/>
                <w:szCs w:val="20"/>
              </w:rPr>
              <w:t>Median</w:t>
            </w:r>
          </w:p>
        </w:tc>
      </w:tr>
      <w:tr w:rsidR="003E0F2E" w:rsidRPr="001A670F" w14:paraId="040BEFB1" w14:textId="77777777" w:rsidTr="0056658C">
        <w:trPr>
          <w:gridAfter w:val="1"/>
          <w:wAfter w:w="16" w:type="dxa"/>
          <w:trHeight w:val="132"/>
        </w:trPr>
        <w:tc>
          <w:tcPr>
            <w:tcW w:w="1058" w:type="dxa"/>
          </w:tcPr>
          <w:p w14:paraId="6747D97E" w14:textId="77777777" w:rsidR="003E0F2E" w:rsidRPr="001A670F" w:rsidRDefault="003E0F2E" w:rsidP="00C1514F">
            <w:pPr>
              <w:jc w:val="both"/>
              <w:rPr>
                <w:b/>
                <w:sz w:val="20"/>
                <w:szCs w:val="20"/>
              </w:rPr>
            </w:pPr>
            <w:r w:rsidRPr="001A670F">
              <w:rPr>
                <w:b/>
                <w:sz w:val="20"/>
                <w:szCs w:val="20"/>
              </w:rPr>
              <w:t>Mean</w:t>
            </w:r>
          </w:p>
        </w:tc>
        <w:tc>
          <w:tcPr>
            <w:tcW w:w="792" w:type="dxa"/>
          </w:tcPr>
          <w:p w14:paraId="4A6FAECF" w14:textId="77777777" w:rsidR="003E0F2E" w:rsidRPr="001A670F" w:rsidRDefault="003E0F2E" w:rsidP="00C1514F">
            <w:pPr>
              <w:jc w:val="both"/>
              <w:rPr>
                <w:bCs/>
                <w:sz w:val="20"/>
                <w:szCs w:val="20"/>
              </w:rPr>
            </w:pPr>
            <w:r w:rsidRPr="001A670F">
              <w:rPr>
                <w:bCs/>
                <w:sz w:val="20"/>
                <w:szCs w:val="20"/>
              </w:rPr>
              <w:t>39.72</w:t>
            </w:r>
          </w:p>
        </w:tc>
        <w:tc>
          <w:tcPr>
            <w:tcW w:w="1172" w:type="dxa"/>
          </w:tcPr>
          <w:p w14:paraId="39921497" w14:textId="77777777" w:rsidR="003E0F2E" w:rsidRPr="001A670F" w:rsidRDefault="003E0F2E" w:rsidP="00C1514F">
            <w:pPr>
              <w:jc w:val="both"/>
              <w:rPr>
                <w:bCs/>
                <w:sz w:val="20"/>
                <w:szCs w:val="20"/>
              </w:rPr>
            </w:pPr>
            <w:r w:rsidRPr="001A670F">
              <w:rPr>
                <w:bCs/>
                <w:sz w:val="20"/>
                <w:szCs w:val="20"/>
              </w:rPr>
              <w:t>25.87</w:t>
            </w:r>
          </w:p>
        </w:tc>
        <w:tc>
          <w:tcPr>
            <w:tcW w:w="1563" w:type="dxa"/>
          </w:tcPr>
          <w:p w14:paraId="342CB315" w14:textId="77777777" w:rsidR="003E0F2E" w:rsidRPr="001A670F" w:rsidRDefault="003E0F2E" w:rsidP="00C1514F">
            <w:pPr>
              <w:jc w:val="both"/>
              <w:rPr>
                <w:bCs/>
                <w:sz w:val="20"/>
                <w:szCs w:val="20"/>
              </w:rPr>
            </w:pPr>
            <w:r w:rsidRPr="001A670F">
              <w:rPr>
                <w:bCs/>
                <w:sz w:val="20"/>
                <w:szCs w:val="20"/>
              </w:rPr>
              <w:t>2.46</w:t>
            </w:r>
          </w:p>
        </w:tc>
        <w:tc>
          <w:tcPr>
            <w:tcW w:w="1446" w:type="dxa"/>
          </w:tcPr>
          <w:p w14:paraId="31DEF862" w14:textId="77777777" w:rsidR="003E0F2E" w:rsidRPr="001A670F" w:rsidRDefault="003E0F2E" w:rsidP="00C1514F">
            <w:pPr>
              <w:jc w:val="both"/>
              <w:rPr>
                <w:bCs/>
                <w:sz w:val="20"/>
                <w:szCs w:val="20"/>
              </w:rPr>
            </w:pPr>
            <w:r w:rsidRPr="001A670F">
              <w:rPr>
                <w:bCs/>
                <w:sz w:val="20"/>
                <w:szCs w:val="20"/>
              </w:rPr>
              <w:t>3.322</w:t>
            </w:r>
          </w:p>
        </w:tc>
        <w:tc>
          <w:tcPr>
            <w:tcW w:w="1058" w:type="dxa"/>
          </w:tcPr>
          <w:p w14:paraId="51EB9394" w14:textId="77777777" w:rsidR="003E0F2E" w:rsidRPr="001A670F" w:rsidRDefault="003E0F2E" w:rsidP="00C1514F">
            <w:pPr>
              <w:jc w:val="both"/>
              <w:rPr>
                <w:bCs/>
                <w:sz w:val="20"/>
                <w:szCs w:val="20"/>
              </w:rPr>
            </w:pPr>
            <w:r w:rsidRPr="001A670F">
              <w:rPr>
                <w:bCs/>
                <w:sz w:val="20"/>
                <w:szCs w:val="20"/>
              </w:rPr>
              <w:t>44.65</w:t>
            </w:r>
          </w:p>
        </w:tc>
        <w:tc>
          <w:tcPr>
            <w:tcW w:w="1058" w:type="dxa"/>
          </w:tcPr>
          <w:p w14:paraId="558975A6" w14:textId="77777777" w:rsidR="003E0F2E" w:rsidRPr="001A670F" w:rsidRDefault="003E0F2E" w:rsidP="00C1514F">
            <w:pPr>
              <w:jc w:val="both"/>
              <w:rPr>
                <w:bCs/>
                <w:sz w:val="20"/>
                <w:szCs w:val="20"/>
              </w:rPr>
            </w:pPr>
            <w:r w:rsidRPr="001A670F">
              <w:rPr>
                <w:bCs/>
                <w:sz w:val="20"/>
                <w:szCs w:val="20"/>
              </w:rPr>
              <w:t>46.64</w:t>
            </w:r>
          </w:p>
        </w:tc>
        <w:tc>
          <w:tcPr>
            <w:tcW w:w="1065" w:type="dxa"/>
          </w:tcPr>
          <w:p w14:paraId="157335D4" w14:textId="77777777" w:rsidR="003E0F2E" w:rsidRPr="001A670F" w:rsidRDefault="003E0F2E" w:rsidP="00C1514F">
            <w:pPr>
              <w:jc w:val="both"/>
              <w:rPr>
                <w:bCs/>
                <w:sz w:val="20"/>
                <w:szCs w:val="20"/>
              </w:rPr>
            </w:pPr>
            <w:r w:rsidRPr="001A670F">
              <w:rPr>
                <w:bCs/>
                <w:sz w:val="20"/>
                <w:szCs w:val="20"/>
              </w:rPr>
              <w:t>2.709</w:t>
            </w:r>
          </w:p>
        </w:tc>
        <w:tc>
          <w:tcPr>
            <w:tcW w:w="1058" w:type="dxa"/>
            <w:gridSpan w:val="2"/>
          </w:tcPr>
          <w:p w14:paraId="7FE4B54B" w14:textId="77777777" w:rsidR="003E0F2E" w:rsidRPr="001A670F" w:rsidRDefault="003E0F2E" w:rsidP="00C1514F">
            <w:pPr>
              <w:jc w:val="both"/>
              <w:rPr>
                <w:bCs/>
                <w:sz w:val="20"/>
                <w:szCs w:val="20"/>
              </w:rPr>
            </w:pPr>
            <w:r w:rsidRPr="001A670F">
              <w:rPr>
                <w:bCs/>
                <w:sz w:val="20"/>
                <w:szCs w:val="20"/>
              </w:rPr>
              <w:t>Mean</w:t>
            </w:r>
          </w:p>
        </w:tc>
      </w:tr>
      <w:tr w:rsidR="003E0F2E" w:rsidRPr="001A670F" w14:paraId="31BF96E6" w14:textId="77777777" w:rsidTr="0056658C">
        <w:trPr>
          <w:gridAfter w:val="1"/>
          <w:wAfter w:w="16" w:type="dxa"/>
          <w:trHeight w:val="132"/>
        </w:trPr>
        <w:tc>
          <w:tcPr>
            <w:tcW w:w="1058" w:type="dxa"/>
          </w:tcPr>
          <w:p w14:paraId="58F70D13" w14:textId="77777777" w:rsidR="003E0F2E" w:rsidRPr="001A670F" w:rsidRDefault="003E0F2E" w:rsidP="00C1514F">
            <w:pPr>
              <w:jc w:val="both"/>
              <w:rPr>
                <w:b/>
                <w:sz w:val="20"/>
                <w:szCs w:val="20"/>
              </w:rPr>
            </w:pPr>
            <w:r w:rsidRPr="001A670F">
              <w:rPr>
                <w:b/>
                <w:sz w:val="20"/>
                <w:szCs w:val="20"/>
              </w:rPr>
              <w:t>75%</w:t>
            </w:r>
          </w:p>
        </w:tc>
        <w:tc>
          <w:tcPr>
            <w:tcW w:w="792" w:type="dxa"/>
          </w:tcPr>
          <w:p w14:paraId="18BD7F73" w14:textId="77777777" w:rsidR="003E0F2E" w:rsidRPr="001A670F" w:rsidRDefault="003E0F2E" w:rsidP="00C1514F">
            <w:pPr>
              <w:jc w:val="both"/>
              <w:rPr>
                <w:bCs/>
                <w:sz w:val="20"/>
                <w:szCs w:val="20"/>
              </w:rPr>
            </w:pPr>
            <w:r w:rsidRPr="001A670F">
              <w:rPr>
                <w:bCs/>
                <w:sz w:val="20"/>
                <w:szCs w:val="20"/>
              </w:rPr>
              <w:t>50.00</w:t>
            </w:r>
          </w:p>
        </w:tc>
        <w:tc>
          <w:tcPr>
            <w:tcW w:w="1172" w:type="dxa"/>
          </w:tcPr>
          <w:p w14:paraId="38CF27AF" w14:textId="77777777" w:rsidR="003E0F2E" w:rsidRPr="001A670F" w:rsidRDefault="003E0F2E" w:rsidP="00C1514F">
            <w:pPr>
              <w:jc w:val="both"/>
              <w:rPr>
                <w:bCs/>
                <w:sz w:val="20"/>
                <w:szCs w:val="20"/>
              </w:rPr>
            </w:pPr>
            <w:r w:rsidRPr="001A670F">
              <w:rPr>
                <w:bCs/>
                <w:sz w:val="20"/>
                <w:szCs w:val="20"/>
              </w:rPr>
              <w:t>8.00</w:t>
            </w:r>
          </w:p>
        </w:tc>
        <w:tc>
          <w:tcPr>
            <w:tcW w:w="1563" w:type="dxa"/>
          </w:tcPr>
          <w:p w14:paraId="7E32344B" w14:textId="77777777" w:rsidR="003E0F2E" w:rsidRPr="001A670F" w:rsidRDefault="003E0F2E" w:rsidP="00C1514F">
            <w:pPr>
              <w:jc w:val="both"/>
              <w:rPr>
                <w:bCs/>
                <w:sz w:val="20"/>
                <w:szCs w:val="20"/>
              </w:rPr>
            </w:pPr>
            <w:r w:rsidRPr="001A670F">
              <w:rPr>
                <w:bCs/>
                <w:sz w:val="20"/>
                <w:szCs w:val="20"/>
              </w:rPr>
              <w:t>3.00</w:t>
            </w:r>
          </w:p>
        </w:tc>
        <w:tc>
          <w:tcPr>
            <w:tcW w:w="1446" w:type="dxa"/>
          </w:tcPr>
          <w:p w14:paraId="670D2BA3" w14:textId="77777777" w:rsidR="003E0F2E" w:rsidRPr="001A670F" w:rsidRDefault="003E0F2E" w:rsidP="00C1514F">
            <w:pPr>
              <w:jc w:val="both"/>
              <w:rPr>
                <w:bCs/>
                <w:sz w:val="20"/>
                <w:szCs w:val="20"/>
              </w:rPr>
            </w:pPr>
            <w:r w:rsidRPr="001A670F">
              <w:rPr>
                <w:bCs/>
                <w:sz w:val="20"/>
                <w:szCs w:val="20"/>
              </w:rPr>
              <w:t>3.00</w:t>
            </w:r>
          </w:p>
        </w:tc>
        <w:tc>
          <w:tcPr>
            <w:tcW w:w="1058" w:type="dxa"/>
          </w:tcPr>
          <w:p w14:paraId="7F4FF8EF" w14:textId="77777777" w:rsidR="003E0F2E" w:rsidRPr="001A670F" w:rsidRDefault="003E0F2E" w:rsidP="00C1514F">
            <w:pPr>
              <w:jc w:val="both"/>
              <w:rPr>
                <w:bCs/>
                <w:sz w:val="20"/>
                <w:szCs w:val="20"/>
              </w:rPr>
            </w:pPr>
            <w:r w:rsidRPr="001A670F">
              <w:rPr>
                <w:bCs/>
                <w:sz w:val="20"/>
                <w:szCs w:val="20"/>
              </w:rPr>
              <w:t>52.00</w:t>
            </w:r>
          </w:p>
        </w:tc>
        <w:tc>
          <w:tcPr>
            <w:tcW w:w="1058" w:type="dxa"/>
          </w:tcPr>
          <w:p w14:paraId="3A0DD82B" w14:textId="77777777" w:rsidR="003E0F2E" w:rsidRPr="001A670F" w:rsidRDefault="003E0F2E" w:rsidP="00C1514F">
            <w:pPr>
              <w:jc w:val="both"/>
              <w:rPr>
                <w:bCs/>
                <w:sz w:val="20"/>
                <w:szCs w:val="20"/>
              </w:rPr>
            </w:pPr>
            <w:r w:rsidRPr="001A670F">
              <w:rPr>
                <w:bCs/>
                <w:sz w:val="20"/>
                <w:szCs w:val="20"/>
              </w:rPr>
              <w:t>60.00</w:t>
            </w:r>
          </w:p>
        </w:tc>
        <w:tc>
          <w:tcPr>
            <w:tcW w:w="1065" w:type="dxa"/>
          </w:tcPr>
          <w:p w14:paraId="402AC077" w14:textId="77777777" w:rsidR="003E0F2E" w:rsidRPr="001A670F" w:rsidRDefault="003E0F2E" w:rsidP="00C1514F">
            <w:pPr>
              <w:jc w:val="both"/>
              <w:rPr>
                <w:bCs/>
                <w:sz w:val="20"/>
                <w:szCs w:val="20"/>
              </w:rPr>
            </w:pPr>
            <w:r w:rsidRPr="001A670F">
              <w:rPr>
                <w:bCs/>
                <w:sz w:val="20"/>
                <w:szCs w:val="20"/>
              </w:rPr>
              <w:t>4.00</w:t>
            </w:r>
          </w:p>
        </w:tc>
        <w:tc>
          <w:tcPr>
            <w:tcW w:w="1058" w:type="dxa"/>
            <w:gridSpan w:val="2"/>
          </w:tcPr>
          <w:p w14:paraId="43265CB6" w14:textId="77777777" w:rsidR="003E0F2E" w:rsidRPr="001A670F" w:rsidRDefault="003E0F2E" w:rsidP="00C1514F">
            <w:pPr>
              <w:jc w:val="both"/>
              <w:rPr>
                <w:bCs/>
                <w:sz w:val="20"/>
                <w:szCs w:val="20"/>
              </w:rPr>
            </w:pPr>
            <w:r w:rsidRPr="001A670F">
              <w:rPr>
                <w:bCs/>
                <w:sz w:val="20"/>
                <w:szCs w:val="20"/>
              </w:rPr>
              <w:t>75%</w:t>
            </w:r>
          </w:p>
        </w:tc>
      </w:tr>
      <w:tr w:rsidR="003E0F2E" w:rsidRPr="001A670F" w14:paraId="2DCE0439" w14:textId="77777777" w:rsidTr="0056658C">
        <w:trPr>
          <w:gridAfter w:val="1"/>
          <w:wAfter w:w="16" w:type="dxa"/>
          <w:trHeight w:val="132"/>
        </w:trPr>
        <w:tc>
          <w:tcPr>
            <w:tcW w:w="1058" w:type="dxa"/>
          </w:tcPr>
          <w:p w14:paraId="1E0CB4CC" w14:textId="77777777" w:rsidR="003E0F2E" w:rsidRPr="001A670F" w:rsidRDefault="003E0F2E" w:rsidP="00C1514F">
            <w:pPr>
              <w:jc w:val="both"/>
              <w:rPr>
                <w:b/>
                <w:sz w:val="20"/>
                <w:szCs w:val="20"/>
              </w:rPr>
            </w:pPr>
            <w:r w:rsidRPr="001A670F">
              <w:rPr>
                <w:b/>
                <w:sz w:val="20"/>
                <w:szCs w:val="20"/>
              </w:rPr>
              <w:t>Max</w:t>
            </w:r>
          </w:p>
        </w:tc>
        <w:tc>
          <w:tcPr>
            <w:tcW w:w="792" w:type="dxa"/>
          </w:tcPr>
          <w:p w14:paraId="6880B546" w14:textId="77777777" w:rsidR="003E0F2E" w:rsidRPr="001A670F" w:rsidRDefault="003E0F2E" w:rsidP="00C1514F">
            <w:pPr>
              <w:jc w:val="both"/>
              <w:rPr>
                <w:bCs/>
                <w:sz w:val="20"/>
                <w:szCs w:val="20"/>
              </w:rPr>
            </w:pPr>
            <w:r w:rsidRPr="001A670F">
              <w:rPr>
                <w:bCs/>
                <w:sz w:val="20"/>
                <w:szCs w:val="20"/>
              </w:rPr>
              <w:t>80.00</w:t>
            </w:r>
          </w:p>
        </w:tc>
        <w:tc>
          <w:tcPr>
            <w:tcW w:w="1172" w:type="dxa"/>
          </w:tcPr>
          <w:p w14:paraId="2CB71CFE" w14:textId="77777777" w:rsidR="003E0F2E" w:rsidRPr="001A670F" w:rsidRDefault="003E0F2E" w:rsidP="00C1514F">
            <w:pPr>
              <w:jc w:val="both"/>
              <w:rPr>
                <w:bCs/>
                <w:sz w:val="20"/>
                <w:szCs w:val="20"/>
              </w:rPr>
            </w:pPr>
            <w:r w:rsidRPr="001A670F">
              <w:rPr>
                <w:bCs/>
                <w:sz w:val="20"/>
                <w:szCs w:val="20"/>
              </w:rPr>
              <w:t>730.00</w:t>
            </w:r>
          </w:p>
        </w:tc>
        <w:tc>
          <w:tcPr>
            <w:tcW w:w="1563" w:type="dxa"/>
          </w:tcPr>
          <w:p w14:paraId="07DFF898" w14:textId="77777777" w:rsidR="003E0F2E" w:rsidRPr="001A670F" w:rsidRDefault="003E0F2E" w:rsidP="00C1514F">
            <w:pPr>
              <w:jc w:val="both"/>
              <w:rPr>
                <w:bCs/>
                <w:sz w:val="20"/>
                <w:szCs w:val="20"/>
              </w:rPr>
            </w:pPr>
            <w:r w:rsidRPr="001A670F">
              <w:rPr>
                <w:bCs/>
                <w:sz w:val="20"/>
                <w:szCs w:val="20"/>
              </w:rPr>
              <w:t>14.00</w:t>
            </w:r>
          </w:p>
        </w:tc>
        <w:tc>
          <w:tcPr>
            <w:tcW w:w="1446" w:type="dxa"/>
          </w:tcPr>
          <w:p w14:paraId="36509B2A" w14:textId="77777777" w:rsidR="003E0F2E" w:rsidRPr="001A670F" w:rsidRDefault="003E0F2E" w:rsidP="00C1514F">
            <w:pPr>
              <w:jc w:val="both"/>
              <w:rPr>
                <w:bCs/>
                <w:sz w:val="20"/>
                <w:szCs w:val="20"/>
              </w:rPr>
            </w:pPr>
            <w:r w:rsidRPr="001A670F">
              <w:rPr>
                <w:bCs/>
                <w:sz w:val="20"/>
                <w:szCs w:val="20"/>
              </w:rPr>
              <w:t>122.00</w:t>
            </w:r>
          </w:p>
        </w:tc>
        <w:tc>
          <w:tcPr>
            <w:tcW w:w="1058" w:type="dxa"/>
          </w:tcPr>
          <w:p w14:paraId="4D5D59B9" w14:textId="77777777" w:rsidR="003E0F2E" w:rsidRPr="001A670F" w:rsidRDefault="003E0F2E" w:rsidP="00C1514F">
            <w:pPr>
              <w:jc w:val="both"/>
              <w:rPr>
                <w:bCs/>
                <w:sz w:val="20"/>
                <w:szCs w:val="20"/>
              </w:rPr>
            </w:pPr>
            <w:r w:rsidRPr="001A670F">
              <w:rPr>
                <w:bCs/>
                <w:sz w:val="20"/>
                <w:szCs w:val="20"/>
              </w:rPr>
              <w:t>120.00</w:t>
            </w:r>
          </w:p>
        </w:tc>
        <w:tc>
          <w:tcPr>
            <w:tcW w:w="1058" w:type="dxa"/>
          </w:tcPr>
          <w:p w14:paraId="1147E248" w14:textId="77777777" w:rsidR="003E0F2E" w:rsidRPr="001A670F" w:rsidRDefault="003E0F2E" w:rsidP="00C1514F">
            <w:pPr>
              <w:jc w:val="both"/>
              <w:rPr>
                <w:bCs/>
                <w:sz w:val="20"/>
                <w:szCs w:val="20"/>
              </w:rPr>
            </w:pPr>
            <w:r w:rsidRPr="001A670F">
              <w:rPr>
                <w:bCs/>
                <w:sz w:val="20"/>
                <w:szCs w:val="20"/>
              </w:rPr>
              <w:t>180.00</w:t>
            </w:r>
          </w:p>
        </w:tc>
        <w:tc>
          <w:tcPr>
            <w:tcW w:w="1065" w:type="dxa"/>
          </w:tcPr>
          <w:p w14:paraId="0DC08FFE" w14:textId="77777777" w:rsidR="003E0F2E" w:rsidRPr="001A670F" w:rsidRDefault="003E0F2E" w:rsidP="00C1514F">
            <w:pPr>
              <w:jc w:val="both"/>
              <w:rPr>
                <w:bCs/>
                <w:sz w:val="20"/>
                <w:szCs w:val="20"/>
              </w:rPr>
            </w:pPr>
            <w:r w:rsidRPr="001A670F">
              <w:rPr>
                <w:bCs/>
                <w:sz w:val="20"/>
                <w:szCs w:val="20"/>
              </w:rPr>
              <w:t>7.00</w:t>
            </w:r>
          </w:p>
        </w:tc>
        <w:tc>
          <w:tcPr>
            <w:tcW w:w="1058" w:type="dxa"/>
            <w:gridSpan w:val="2"/>
          </w:tcPr>
          <w:p w14:paraId="2F60C0B7" w14:textId="77777777" w:rsidR="003E0F2E" w:rsidRPr="001A670F" w:rsidRDefault="003E0F2E" w:rsidP="00C1514F">
            <w:pPr>
              <w:jc w:val="both"/>
              <w:rPr>
                <w:bCs/>
                <w:sz w:val="20"/>
                <w:szCs w:val="20"/>
              </w:rPr>
            </w:pPr>
            <w:r w:rsidRPr="001A670F">
              <w:rPr>
                <w:bCs/>
                <w:sz w:val="20"/>
                <w:szCs w:val="20"/>
              </w:rPr>
              <w:t>Max</w:t>
            </w:r>
          </w:p>
        </w:tc>
      </w:tr>
    </w:tbl>
    <w:p w14:paraId="00000044" w14:textId="77777777" w:rsidR="00A95D10" w:rsidRPr="001368A3" w:rsidRDefault="00A95D10">
      <w:pPr>
        <w:jc w:val="both"/>
        <w:rPr>
          <w:ins w:id="273" w:author="Ham, Yunee" w:date="2020-03-14T22:12:00Z"/>
          <w:b/>
          <w:sz w:val="12"/>
          <w:szCs w:val="12"/>
        </w:rPr>
      </w:pPr>
    </w:p>
    <w:p w14:paraId="4D3216A0" w14:textId="77777777" w:rsidR="00471FB7" w:rsidRDefault="00471FB7">
      <w:pPr>
        <w:jc w:val="both"/>
        <w:rPr>
          <w:ins w:id="274" w:author="Ham, Yunee" w:date="2020-03-14T22:12:00Z"/>
          <w:b/>
          <w:sz w:val="12"/>
          <w:szCs w:val="12"/>
        </w:rPr>
      </w:pPr>
    </w:p>
    <w:p w14:paraId="6CBFB77C" w14:textId="77777777" w:rsidR="00471FB7" w:rsidRDefault="00471FB7">
      <w:pPr>
        <w:jc w:val="both"/>
        <w:rPr>
          <w:ins w:id="275" w:author="Ham, Yunee" w:date="2020-03-14T22:12:00Z"/>
          <w:b/>
          <w:sz w:val="12"/>
          <w:szCs w:val="12"/>
        </w:rPr>
      </w:pPr>
    </w:p>
    <w:p w14:paraId="00EFC8B3" w14:textId="77777777" w:rsidR="00471FB7" w:rsidRDefault="00471FB7">
      <w:pPr>
        <w:jc w:val="both"/>
        <w:rPr>
          <w:ins w:id="276" w:author="Ham, Yunee" w:date="2020-03-14T22:12:00Z"/>
          <w:b/>
          <w:sz w:val="12"/>
          <w:szCs w:val="12"/>
        </w:rPr>
      </w:pPr>
    </w:p>
    <w:p w14:paraId="7DB2CC10" w14:textId="77777777" w:rsidR="00471FB7" w:rsidRPr="001368A3" w:rsidRDefault="00471FB7">
      <w:pPr>
        <w:jc w:val="both"/>
        <w:rPr>
          <w:b/>
          <w:sz w:val="12"/>
          <w:szCs w:val="12"/>
        </w:rPr>
      </w:pPr>
    </w:p>
    <w:p w14:paraId="000000A3" w14:textId="2B1BC97D" w:rsidR="003E0F2E" w:rsidRDefault="003E0F2E" w:rsidP="00103ACA">
      <w:pPr>
        <w:jc w:val="left"/>
        <w:rPr>
          <w:b/>
          <w:sz w:val="20"/>
          <w:szCs w:val="20"/>
        </w:rPr>
      </w:pPr>
      <w:r w:rsidRPr="008016B4">
        <w:rPr>
          <w:b/>
          <w:sz w:val="20"/>
          <w:szCs w:val="20"/>
        </w:rPr>
        <w:lastRenderedPageBreak/>
        <w:t>Categorical variables - Percentage Tabl</w:t>
      </w:r>
      <w:r>
        <w:rPr>
          <w:b/>
          <w:sz w:val="20"/>
          <w:szCs w:val="20"/>
        </w:rPr>
        <w:t>e</w:t>
      </w:r>
    </w:p>
    <w:p w14:paraId="0DD6373C" w14:textId="7774722D" w:rsidR="003E0F2E" w:rsidRPr="00BC2564" w:rsidRDefault="003E0F2E" w:rsidP="003E0F2E">
      <w:pPr>
        <w:rPr>
          <w:b/>
          <w:sz w:val="8"/>
          <w:szCs w:val="8"/>
        </w:rPr>
      </w:pPr>
    </w:p>
    <w:tbl>
      <w:tblPr>
        <w:tblStyle w:val="TableGrid"/>
        <w:tblpPr w:leftFromText="180" w:rightFromText="180" w:vertAnchor="text" w:horzAnchor="margin" w:tblpY="48"/>
        <w:tblW w:w="1975" w:type="dxa"/>
        <w:tblLook w:val="04A0" w:firstRow="1" w:lastRow="0" w:firstColumn="1" w:lastColumn="0" w:noHBand="0" w:noVBand="1"/>
      </w:tblPr>
      <w:tblGrid>
        <w:gridCol w:w="944"/>
        <w:gridCol w:w="1031"/>
      </w:tblGrid>
      <w:tr w:rsidR="003E0F2E" w:rsidRPr="00602EDC" w14:paraId="4740178B" w14:textId="77777777" w:rsidTr="00602EDC">
        <w:trPr>
          <w:trHeight w:val="246"/>
        </w:trPr>
        <w:tc>
          <w:tcPr>
            <w:tcW w:w="1975" w:type="dxa"/>
            <w:gridSpan w:val="2"/>
            <w:shd w:val="clear" w:color="auto" w:fill="000000" w:themeFill="text1"/>
          </w:tcPr>
          <w:p w14:paraId="60F58D71" w14:textId="77777777" w:rsidR="003E0F2E" w:rsidRPr="00602EDC" w:rsidRDefault="003E0F2E" w:rsidP="00C1514F">
            <w:pPr>
              <w:jc w:val="both"/>
              <w:rPr>
                <w:rFonts w:ascii="Times" w:hAnsi="Times"/>
                <w:bCs/>
                <w:sz w:val="20"/>
                <w:szCs w:val="20"/>
              </w:rPr>
            </w:pPr>
            <w:r w:rsidRPr="00602EDC">
              <w:rPr>
                <w:rFonts w:ascii="Times" w:hAnsi="Times"/>
                <w:bCs/>
                <w:sz w:val="20"/>
                <w:szCs w:val="20"/>
              </w:rPr>
              <w:t xml:space="preserve">Airport </w:t>
            </w:r>
          </w:p>
        </w:tc>
      </w:tr>
      <w:tr w:rsidR="003E0F2E" w:rsidRPr="00602EDC" w14:paraId="33F9EFA8" w14:textId="77777777" w:rsidTr="00602EDC">
        <w:trPr>
          <w:trHeight w:val="246"/>
        </w:trPr>
        <w:tc>
          <w:tcPr>
            <w:tcW w:w="944" w:type="dxa"/>
          </w:tcPr>
          <w:p w14:paraId="00D41421" w14:textId="77777777" w:rsidR="003E0F2E" w:rsidRPr="00602EDC" w:rsidRDefault="003E0F2E" w:rsidP="00C1514F">
            <w:pPr>
              <w:jc w:val="both"/>
              <w:rPr>
                <w:rFonts w:ascii="Times" w:hAnsi="Times"/>
                <w:bCs/>
                <w:sz w:val="20"/>
                <w:szCs w:val="20"/>
              </w:rPr>
            </w:pPr>
            <w:r w:rsidRPr="00602EDC">
              <w:rPr>
                <w:rFonts w:ascii="Times" w:hAnsi="Times"/>
                <w:bCs/>
                <w:sz w:val="20"/>
                <w:szCs w:val="20"/>
              </w:rPr>
              <w:t>ICN</w:t>
            </w:r>
          </w:p>
        </w:tc>
        <w:tc>
          <w:tcPr>
            <w:tcW w:w="1031" w:type="dxa"/>
          </w:tcPr>
          <w:p w14:paraId="6314E74A" w14:textId="77777777" w:rsidR="003E0F2E" w:rsidRPr="00602EDC" w:rsidRDefault="003E0F2E" w:rsidP="00C1514F">
            <w:pPr>
              <w:jc w:val="both"/>
              <w:rPr>
                <w:rFonts w:ascii="Times" w:hAnsi="Times"/>
                <w:bCs/>
                <w:sz w:val="20"/>
                <w:szCs w:val="20"/>
              </w:rPr>
            </w:pPr>
            <w:r w:rsidRPr="00602EDC">
              <w:rPr>
                <w:rFonts w:ascii="Times" w:hAnsi="Times"/>
                <w:bCs/>
                <w:sz w:val="20"/>
                <w:szCs w:val="20"/>
              </w:rPr>
              <w:t>48.80%</w:t>
            </w:r>
          </w:p>
        </w:tc>
      </w:tr>
      <w:tr w:rsidR="003E0F2E" w:rsidRPr="00602EDC" w14:paraId="2892AD6C" w14:textId="77777777" w:rsidTr="00602EDC">
        <w:trPr>
          <w:trHeight w:val="246"/>
        </w:trPr>
        <w:tc>
          <w:tcPr>
            <w:tcW w:w="944" w:type="dxa"/>
          </w:tcPr>
          <w:p w14:paraId="166BC2F2" w14:textId="77777777" w:rsidR="003E0F2E" w:rsidRPr="00602EDC" w:rsidRDefault="003E0F2E" w:rsidP="00C1514F">
            <w:pPr>
              <w:jc w:val="both"/>
              <w:rPr>
                <w:rFonts w:ascii="Times" w:hAnsi="Times"/>
                <w:bCs/>
                <w:sz w:val="20"/>
                <w:szCs w:val="20"/>
              </w:rPr>
            </w:pPr>
            <w:r w:rsidRPr="00602EDC">
              <w:rPr>
                <w:rFonts w:ascii="Times" w:hAnsi="Times"/>
                <w:bCs/>
                <w:sz w:val="20"/>
                <w:szCs w:val="20"/>
              </w:rPr>
              <w:t>GMP</w:t>
            </w:r>
          </w:p>
        </w:tc>
        <w:tc>
          <w:tcPr>
            <w:tcW w:w="1031" w:type="dxa"/>
          </w:tcPr>
          <w:p w14:paraId="3F227942" w14:textId="77777777" w:rsidR="003E0F2E" w:rsidRPr="00602EDC" w:rsidRDefault="003E0F2E" w:rsidP="00C1514F">
            <w:pPr>
              <w:jc w:val="both"/>
              <w:rPr>
                <w:rFonts w:ascii="Times" w:hAnsi="Times"/>
                <w:bCs/>
                <w:sz w:val="20"/>
                <w:szCs w:val="20"/>
              </w:rPr>
            </w:pPr>
            <w:r w:rsidRPr="00602EDC">
              <w:rPr>
                <w:rFonts w:ascii="Times" w:hAnsi="Times"/>
                <w:bCs/>
                <w:sz w:val="20"/>
                <w:szCs w:val="20"/>
              </w:rPr>
              <w:t>51.20%</w:t>
            </w:r>
          </w:p>
        </w:tc>
      </w:tr>
    </w:tbl>
    <w:tbl>
      <w:tblPr>
        <w:tblStyle w:val="TableGrid"/>
        <w:tblpPr w:leftFromText="180" w:rightFromText="180" w:vertAnchor="text" w:horzAnchor="page" w:tblpX="3440" w:tblpY="56"/>
        <w:tblW w:w="2488" w:type="dxa"/>
        <w:tblLook w:val="04A0" w:firstRow="1" w:lastRow="0" w:firstColumn="1" w:lastColumn="0" w:noHBand="0" w:noVBand="1"/>
      </w:tblPr>
      <w:tblGrid>
        <w:gridCol w:w="1338"/>
        <w:gridCol w:w="1150"/>
      </w:tblGrid>
      <w:tr w:rsidR="00602EDC" w:rsidRPr="00602EDC" w14:paraId="5E865AF6" w14:textId="77777777" w:rsidTr="00602EDC">
        <w:trPr>
          <w:trHeight w:val="217"/>
        </w:trPr>
        <w:tc>
          <w:tcPr>
            <w:tcW w:w="2488" w:type="dxa"/>
            <w:gridSpan w:val="2"/>
            <w:shd w:val="clear" w:color="auto" w:fill="000000" w:themeFill="text1"/>
          </w:tcPr>
          <w:p w14:paraId="4CD69105" w14:textId="77777777" w:rsidR="00602EDC" w:rsidRPr="00602EDC" w:rsidRDefault="00602EDC" w:rsidP="00602EDC">
            <w:pPr>
              <w:jc w:val="both"/>
              <w:rPr>
                <w:rFonts w:ascii="Times" w:hAnsi="Times"/>
                <w:bCs/>
                <w:sz w:val="20"/>
                <w:szCs w:val="20"/>
              </w:rPr>
            </w:pPr>
            <w:r w:rsidRPr="00602EDC">
              <w:rPr>
                <w:rFonts w:ascii="Times" w:hAnsi="Times"/>
                <w:bCs/>
                <w:sz w:val="20"/>
                <w:szCs w:val="20"/>
              </w:rPr>
              <w:t>Seat Class</w:t>
            </w:r>
          </w:p>
        </w:tc>
      </w:tr>
      <w:tr w:rsidR="00602EDC" w:rsidRPr="00602EDC" w14:paraId="3040C3D5" w14:textId="77777777" w:rsidTr="00602EDC">
        <w:trPr>
          <w:trHeight w:val="217"/>
        </w:trPr>
        <w:tc>
          <w:tcPr>
            <w:tcW w:w="1338" w:type="dxa"/>
          </w:tcPr>
          <w:p w14:paraId="635C69A7" w14:textId="77777777" w:rsidR="00602EDC" w:rsidRPr="00602EDC" w:rsidRDefault="00602EDC" w:rsidP="00602EDC">
            <w:pPr>
              <w:jc w:val="both"/>
              <w:rPr>
                <w:rFonts w:ascii="Times" w:hAnsi="Times"/>
                <w:bCs/>
                <w:sz w:val="20"/>
                <w:szCs w:val="20"/>
              </w:rPr>
            </w:pPr>
            <w:r w:rsidRPr="00602EDC">
              <w:rPr>
                <w:rFonts w:ascii="Times" w:hAnsi="Times"/>
                <w:bCs/>
                <w:sz w:val="20"/>
                <w:szCs w:val="20"/>
              </w:rPr>
              <w:t>Economy</w:t>
            </w:r>
          </w:p>
        </w:tc>
        <w:tc>
          <w:tcPr>
            <w:tcW w:w="1150" w:type="dxa"/>
          </w:tcPr>
          <w:p w14:paraId="6B4E2726" w14:textId="77777777" w:rsidR="00602EDC" w:rsidRPr="00602EDC" w:rsidRDefault="00602EDC" w:rsidP="00602EDC">
            <w:pPr>
              <w:jc w:val="both"/>
              <w:rPr>
                <w:rFonts w:ascii="Times" w:hAnsi="Times"/>
                <w:bCs/>
                <w:sz w:val="20"/>
                <w:szCs w:val="20"/>
              </w:rPr>
            </w:pPr>
            <w:r w:rsidRPr="00602EDC">
              <w:rPr>
                <w:rFonts w:ascii="Times" w:hAnsi="Times"/>
                <w:bCs/>
                <w:sz w:val="20"/>
                <w:szCs w:val="20"/>
              </w:rPr>
              <w:t>90.59%</w:t>
            </w:r>
          </w:p>
        </w:tc>
      </w:tr>
      <w:tr w:rsidR="00602EDC" w:rsidRPr="00602EDC" w14:paraId="4EDE4266" w14:textId="77777777" w:rsidTr="00602EDC">
        <w:trPr>
          <w:trHeight w:val="217"/>
        </w:trPr>
        <w:tc>
          <w:tcPr>
            <w:tcW w:w="1338" w:type="dxa"/>
          </w:tcPr>
          <w:p w14:paraId="3FA592ED" w14:textId="77777777" w:rsidR="00602EDC" w:rsidRPr="00602EDC" w:rsidRDefault="00602EDC" w:rsidP="00602EDC">
            <w:pPr>
              <w:jc w:val="both"/>
              <w:rPr>
                <w:rFonts w:ascii="Times" w:hAnsi="Times"/>
                <w:bCs/>
                <w:sz w:val="20"/>
                <w:szCs w:val="20"/>
              </w:rPr>
            </w:pPr>
            <w:r w:rsidRPr="00602EDC">
              <w:rPr>
                <w:rFonts w:ascii="Times" w:hAnsi="Times"/>
                <w:bCs/>
                <w:sz w:val="20"/>
                <w:szCs w:val="20"/>
              </w:rPr>
              <w:t xml:space="preserve">Business </w:t>
            </w:r>
          </w:p>
        </w:tc>
        <w:tc>
          <w:tcPr>
            <w:tcW w:w="1150" w:type="dxa"/>
          </w:tcPr>
          <w:p w14:paraId="4E02720D" w14:textId="77777777" w:rsidR="00602EDC" w:rsidRPr="00602EDC" w:rsidRDefault="00602EDC" w:rsidP="00602EDC">
            <w:pPr>
              <w:jc w:val="both"/>
              <w:rPr>
                <w:rFonts w:ascii="Times" w:hAnsi="Times"/>
                <w:bCs/>
                <w:sz w:val="20"/>
                <w:szCs w:val="20"/>
              </w:rPr>
            </w:pPr>
            <w:r w:rsidRPr="00602EDC">
              <w:rPr>
                <w:rFonts w:ascii="Times" w:hAnsi="Times"/>
                <w:bCs/>
                <w:sz w:val="20"/>
                <w:szCs w:val="20"/>
              </w:rPr>
              <w:t>7.00%</w:t>
            </w:r>
          </w:p>
        </w:tc>
      </w:tr>
      <w:tr w:rsidR="00602EDC" w:rsidRPr="00602EDC" w14:paraId="3CEE4C73" w14:textId="77777777" w:rsidTr="00602EDC">
        <w:trPr>
          <w:trHeight w:val="217"/>
        </w:trPr>
        <w:tc>
          <w:tcPr>
            <w:tcW w:w="1338" w:type="dxa"/>
          </w:tcPr>
          <w:p w14:paraId="3FA62F8D" w14:textId="77777777" w:rsidR="00602EDC" w:rsidRPr="00602EDC" w:rsidRDefault="00602EDC" w:rsidP="00602EDC">
            <w:pPr>
              <w:jc w:val="both"/>
              <w:rPr>
                <w:rFonts w:ascii="Times" w:hAnsi="Times"/>
                <w:bCs/>
                <w:sz w:val="20"/>
                <w:szCs w:val="20"/>
              </w:rPr>
            </w:pPr>
            <w:r w:rsidRPr="00602EDC">
              <w:rPr>
                <w:rFonts w:ascii="Times" w:hAnsi="Times"/>
                <w:bCs/>
                <w:sz w:val="20"/>
                <w:szCs w:val="20"/>
              </w:rPr>
              <w:t>First Class</w:t>
            </w:r>
          </w:p>
        </w:tc>
        <w:tc>
          <w:tcPr>
            <w:tcW w:w="1150" w:type="dxa"/>
          </w:tcPr>
          <w:p w14:paraId="657B0EA9" w14:textId="77777777" w:rsidR="00602EDC" w:rsidRPr="00602EDC" w:rsidRDefault="00602EDC" w:rsidP="00602EDC">
            <w:pPr>
              <w:jc w:val="both"/>
              <w:rPr>
                <w:rFonts w:ascii="Times" w:hAnsi="Times"/>
                <w:bCs/>
                <w:sz w:val="20"/>
                <w:szCs w:val="20"/>
              </w:rPr>
            </w:pPr>
            <w:r w:rsidRPr="00602EDC">
              <w:rPr>
                <w:rFonts w:ascii="Times" w:hAnsi="Times"/>
                <w:bCs/>
                <w:sz w:val="20"/>
                <w:szCs w:val="20"/>
              </w:rPr>
              <w:t>2.41%</w:t>
            </w:r>
          </w:p>
        </w:tc>
      </w:tr>
    </w:tbl>
    <w:tbl>
      <w:tblPr>
        <w:tblStyle w:val="TableGrid"/>
        <w:tblpPr w:leftFromText="180" w:rightFromText="180" w:vertAnchor="text" w:horzAnchor="margin" w:tblpXSpec="right" w:tblpY="57"/>
        <w:tblW w:w="4645" w:type="dxa"/>
        <w:tblLook w:val="04A0" w:firstRow="1" w:lastRow="0" w:firstColumn="1" w:lastColumn="0" w:noHBand="0" w:noVBand="1"/>
      </w:tblPr>
      <w:tblGrid>
        <w:gridCol w:w="3679"/>
        <w:gridCol w:w="966"/>
      </w:tblGrid>
      <w:tr w:rsidR="00602EDC" w:rsidRPr="00602EDC" w14:paraId="7C2B50CF" w14:textId="77777777" w:rsidTr="00602EDC">
        <w:trPr>
          <w:trHeight w:val="166"/>
        </w:trPr>
        <w:tc>
          <w:tcPr>
            <w:tcW w:w="4645" w:type="dxa"/>
            <w:gridSpan w:val="2"/>
            <w:shd w:val="clear" w:color="auto" w:fill="000000" w:themeFill="text1"/>
          </w:tcPr>
          <w:p w14:paraId="7B29583F" w14:textId="77777777" w:rsidR="00602EDC" w:rsidRPr="00602EDC" w:rsidRDefault="00602EDC" w:rsidP="00602EDC">
            <w:pPr>
              <w:jc w:val="both"/>
              <w:rPr>
                <w:rFonts w:ascii="Times" w:hAnsi="Times"/>
                <w:bCs/>
                <w:sz w:val="20"/>
                <w:szCs w:val="20"/>
              </w:rPr>
            </w:pPr>
            <w:r w:rsidRPr="00602EDC">
              <w:rPr>
                <w:rFonts w:ascii="Times" w:hAnsi="Times"/>
                <w:bCs/>
                <w:sz w:val="20"/>
                <w:szCs w:val="20"/>
              </w:rPr>
              <w:t xml:space="preserve">Occupation </w:t>
            </w:r>
          </w:p>
        </w:tc>
      </w:tr>
      <w:tr w:rsidR="00602EDC" w:rsidRPr="00602EDC" w14:paraId="20C9091E" w14:textId="77777777" w:rsidTr="00602EDC">
        <w:trPr>
          <w:trHeight w:val="166"/>
        </w:trPr>
        <w:tc>
          <w:tcPr>
            <w:tcW w:w="3679" w:type="dxa"/>
          </w:tcPr>
          <w:p w14:paraId="24C81301" w14:textId="77777777" w:rsidR="00602EDC" w:rsidRPr="00602EDC" w:rsidRDefault="00602EDC" w:rsidP="00602EDC">
            <w:pPr>
              <w:jc w:val="both"/>
              <w:rPr>
                <w:rFonts w:ascii="Times" w:hAnsi="Times"/>
                <w:bCs/>
                <w:sz w:val="20"/>
                <w:szCs w:val="20"/>
              </w:rPr>
            </w:pPr>
            <w:r w:rsidRPr="00602EDC">
              <w:rPr>
                <w:rFonts w:ascii="Times" w:hAnsi="Times"/>
                <w:bCs/>
                <w:sz w:val="20"/>
                <w:szCs w:val="20"/>
              </w:rPr>
              <w:t>Entrepreneur, Senior management</w:t>
            </w:r>
          </w:p>
        </w:tc>
        <w:tc>
          <w:tcPr>
            <w:tcW w:w="966" w:type="dxa"/>
          </w:tcPr>
          <w:p w14:paraId="2A8DE64E" w14:textId="77777777" w:rsidR="00602EDC" w:rsidRPr="00602EDC" w:rsidRDefault="00602EDC" w:rsidP="00602EDC">
            <w:pPr>
              <w:jc w:val="both"/>
              <w:rPr>
                <w:rFonts w:ascii="Times" w:hAnsi="Times"/>
                <w:bCs/>
                <w:sz w:val="20"/>
                <w:szCs w:val="20"/>
              </w:rPr>
            </w:pPr>
            <w:r w:rsidRPr="00602EDC">
              <w:rPr>
                <w:rFonts w:ascii="Times" w:hAnsi="Times"/>
                <w:bCs/>
                <w:sz w:val="20"/>
                <w:szCs w:val="20"/>
              </w:rPr>
              <w:t>8.10%</w:t>
            </w:r>
          </w:p>
        </w:tc>
      </w:tr>
      <w:tr w:rsidR="00602EDC" w:rsidRPr="00602EDC" w14:paraId="0729E3BA" w14:textId="77777777" w:rsidTr="00602EDC">
        <w:trPr>
          <w:trHeight w:val="166"/>
        </w:trPr>
        <w:tc>
          <w:tcPr>
            <w:tcW w:w="3679" w:type="dxa"/>
          </w:tcPr>
          <w:p w14:paraId="5B6F8203" w14:textId="77777777" w:rsidR="00602EDC" w:rsidRPr="00602EDC" w:rsidRDefault="00602EDC" w:rsidP="00602EDC">
            <w:pPr>
              <w:jc w:val="both"/>
              <w:rPr>
                <w:rFonts w:ascii="Times" w:hAnsi="Times"/>
                <w:bCs/>
                <w:sz w:val="20"/>
                <w:szCs w:val="20"/>
              </w:rPr>
            </w:pPr>
            <w:r w:rsidRPr="00602EDC">
              <w:rPr>
                <w:rFonts w:ascii="Times" w:hAnsi="Times"/>
                <w:bCs/>
                <w:sz w:val="20"/>
                <w:szCs w:val="20"/>
              </w:rPr>
              <w:t>Business (Corporate worker)</w:t>
            </w:r>
          </w:p>
        </w:tc>
        <w:tc>
          <w:tcPr>
            <w:tcW w:w="966" w:type="dxa"/>
          </w:tcPr>
          <w:p w14:paraId="5FDB9D2E" w14:textId="77777777" w:rsidR="00602EDC" w:rsidRPr="00602EDC" w:rsidRDefault="00602EDC" w:rsidP="00602EDC">
            <w:pPr>
              <w:jc w:val="both"/>
              <w:rPr>
                <w:rFonts w:ascii="Times" w:hAnsi="Times"/>
                <w:bCs/>
                <w:sz w:val="20"/>
                <w:szCs w:val="20"/>
              </w:rPr>
            </w:pPr>
            <w:r w:rsidRPr="00602EDC">
              <w:rPr>
                <w:rFonts w:ascii="Times" w:hAnsi="Times"/>
                <w:bCs/>
                <w:sz w:val="20"/>
                <w:szCs w:val="20"/>
              </w:rPr>
              <w:t>25.38%</w:t>
            </w:r>
          </w:p>
        </w:tc>
      </w:tr>
      <w:tr w:rsidR="00602EDC" w:rsidRPr="00602EDC" w14:paraId="0B3115AC" w14:textId="77777777" w:rsidTr="00602EDC">
        <w:trPr>
          <w:trHeight w:val="166"/>
        </w:trPr>
        <w:tc>
          <w:tcPr>
            <w:tcW w:w="3679" w:type="dxa"/>
          </w:tcPr>
          <w:p w14:paraId="6D120D44" w14:textId="77777777" w:rsidR="00602EDC" w:rsidRPr="00602EDC" w:rsidRDefault="00602EDC" w:rsidP="00602EDC">
            <w:pPr>
              <w:jc w:val="both"/>
              <w:rPr>
                <w:rFonts w:ascii="Times" w:hAnsi="Times"/>
                <w:bCs/>
                <w:sz w:val="20"/>
                <w:szCs w:val="20"/>
              </w:rPr>
            </w:pPr>
            <w:r w:rsidRPr="00602EDC">
              <w:rPr>
                <w:rFonts w:ascii="Times" w:hAnsi="Times"/>
                <w:bCs/>
                <w:sz w:val="20"/>
                <w:szCs w:val="20"/>
              </w:rPr>
              <w:t>Sales, Service</w:t>
            </w:r>
          </w:p>
        </w:tc>
        <w:tc>
          <w:tcPr>
            <w:tcW w:w="966" w:type="dxa"/>
          </w:tcPr>
          <w:p w14:paraId="6893DA78" w14:textId="77777777" w:rsidR="00602EDC" w:rsidRPr="00602EDC" w:rsidRDefault="00602EDC" w:rsidP="00602EDC">
            <w:pPr>
              <w:jc w:val="both"/>
              <w:rPr>
                <w:rFonts w:ascii="Times" w:hAnsi="Times"/>
                <w:bCs/>
                <w:sz w:val="20"/>
                <w:szCs w:val="20"/>
              </w:rPr>
            </w:pPr>
            <w:r w:rsidRPr="00602EDC">
              <w:rPr>
                <w:rFonts w:ascii="Times" w:hAnsi="Times"/>
                <w:bCs/>
                <w:sz w:val="20"/>
                <w:szCs w:val="20"/>
              </w:rPr>
              <w:t>3.72%</w:t>
            </w:r>
          </w:p>
        </w:tc>
      </w:tr>
      <w:tr w:rsidR="00602EDC" w:rsidRPr="00602EDC" w14:paraId="23119F5F" w14:textId="77777777" w:rsidTr="00602EDC">
        <w:trPr>
          <w:trHeight w:val="166"/>
        </w:trPr>
        <w:tc>
          <w:tcPr>
            <w:tcW w:w="3679" w:type="dxa"/>
          </w:tcPr>
          <w:p w14:paraId="7519266C" w14:textId="77777777" w:rsidR="00602EDC" w:rsidRPr="00602EDC" w:rsidRDefault="00602EDC" w:rsidP="00602EDC">
            <w:pPr>
              <w:jc w:val="both"/>
              <w:rPr>
                <w:rFonts w:ascii="Times" w:hAnsi="Times"/>
                <w:bCs/>
                <w:sz w:val="20"/>
                <w:szCs w:val="20"/>
              </w:rPr>
            </w:pPr>
            <w:r w:rsidRPr="00602EDC">
              <w:rPr>
                <w:rFonts w:ascii="Times" w:hAnsi="Times"/>
                <w:bCs/>
                <w:sz w:val="20"/>
                <w:szCs w:val="20"/>
              </w:rPr>
              <w:t>Government, Military</w:t>
            </w:r>
          </w:p>
        </w:tc>
        <w:tc>
          <w:tcPr>
            <w:tcW w:w="966" w:type="dxa"/>
          </w:tcPr>
          <w:p w14:paraId="60E3ED40" w14:textId="77777777" w:rsidR="00602EDC" w:rsidRPr="00602EDC" w:rsidRDefault="00602EDC" w:rsidP="00602EDC">
            <w:pPr>
              <w:jc w:val="both"/>
              <w:rPr>
                <w:rFonts w:ascii="Times" w:hAnsi="Times"/>
                <w:bCs/>
                <w:sz w:val="20"/>
                <w:szCs w:val="20"/>
              </w:rPr>
            </w:pPr>
            <w:r w:rsidRPr="00602EDC">
              <w:rPr>
                <w:rFonts w:ascii="Times" w:hAnsi="Times"/>
                <w:bCs/>
                <w:sz w:val="20"/>
                <w:szCs w:val="20"/>
              </w:rPr>
              <w:t>1.53%</w:t>
            </w:r>
          </w:p>
        </w:tc>
      </w:tr>
      <w:tr w:rsidR="00602EDC" w:rsidRPr="00602EDC" w14:paraId="4704DFB6" w14:textId="77777777" w:rsidTr="00602EDC">
        <w:trPr>
          <w:trHeight w:val="166"/>
        </w:trPr>
        <w:tc>
          <w:tcPr>
            <w:tcW w:w="3679" w:type="dxa"/>
          </w:tcPr>
          <w:p w14:paraId="761BC14C" w14:textId="77777777" w:rsidR="00602EDC" w:rsidRPr="00602EDC" w:rsidRDefault="00602EDC" w:rsidP="00602EDC">
            <w:pPr>
              <w:jc w:val="both"/>
              <w:rPr>
                <w:rFonts w:ascii="Times" w:hAnsi="Times"/>
                <w:bCs/>
                <w:sz w:val="20"/>
                <w:szCs w:val="20"/>
              </w:rPr>
            </w:pPr>
            <w:r w:rsidRPr="00602EDC">
              <w:rPr>
                <w:rFonts w:ascii="Times" w:hAnsi="Times"/>
                <w:bCs/>
                <w:sz w:val="20"/>
                <w:szCs w:val="20"/>
              </w:rPr>
              <w:t>Professionals (doctor, lawyer, professor)</w:t>
            </w:r>
          </w:p>
        </w:tc>
        <w:tc>
          <w:tcPr>
            <w:tcW w:w="966" w:type="dxa"/>
          </w:tcPr>
          <w:p w14:paraId="21D36CE2" w14:textId="77777777" w:rsidR="00602EDC" w:rsidRPr="00602EDC" w:rsidRDefault="00602EDC" w:rsidP="00602EDC">
            <w:pPr>
              <w:jc w:val="both"/>
              <w:rPr>
                <w:rFonts w:ascii="Times" w:hAnsi="Times"/>
                <w:bCs/>
                <w:sz w:val="20"/>
                <w:szCs w:val="20"/>
              </w:rPr>
            </w:pPr>
            <w:r w:rsidRPr="00602EDC">
              <w:rPr>
                <w:rFonts w:ascii="Times" w:hAnsi="Times"/>
                <w:bCs/>
                <w:sz w:val="20"/>
                <w:szCs w:val="20"/>
              </w:rPr>
              <w:t>6.13%</w:t>
            </w:r>
          </w:p>
        </w:tc>
      </w:tr>
      <w:tr w:rsidR="00602EDC" w:rsidRPr="00602EDC" w14:paraId="7900B08F" w14:textId="77777777" w:rsidTr="00602EDC">
        <w:trPr>
          <w:trHeight w:val="166"/>
        </w:trPr>
        <w:tc>
          <w:tcPr>
            <w:tcW w:w="3679" w:type="dxa"/>
          </w:tcPr>
          <w:p w14:paraId="21071925" w14:textId="77777777" w:rsidR="00602EDC" w:rsidRPr="00602EDC" w:rsidRDefault="00602EDC" w:rsidP="00602EDC">
            <w:pPr>
              <w:jc w:val="both"/>
              <w:rPr>
                <w:rFonts w:ascii="Times" w:hAnsi="Times"/>
                <w:bCs/>
                <w:sz w:val="20"/>
                <w:szCs w:val="20"/>
              </w:rPr>
            </w:pPr>
            <w:r w:rsidRPr="00602EDC">
              <w:rPr>
                <w:rFonts w:ascii="Times" w:hAnsi="Times"/>
                <w:bCs/>
                <w:sz w:val="20"/>
                <w:szCs w:val="20"/>
              </w:rPr>
              <w:t>Industrial, manufacturing</w:t>
            </w:r>
          </w:p>
        </w:tc>
        <w:tc>
          <w:tcPr>
            <w:tcW w:w="966" w:type="dxa"/>
          </w:tcPr>
          <w:p w14:paraId="285C539F" w14:textId="77777777" w:rsidR="00602EDC" w:rsidRPr="00602EDC" w:rsidRDefault="00602EDC" w:rsidP="00602EDC">
            <w:pPr>
              <w:jc w:val="both"/>
              <w:rPr>
                <w:rFonts w:ascii="Times" w:hAnsi="Times"/>
                <w:bCs/>
                <w:sz w:val="20"/>
                <w:szCs w:val="20"/>
              </w:rPr>
            </w:pPr>
            <w:r w:rsidRPr="00602EDC">
              <w:rPr>
                <w:rFonts w:ascii="Times" w:hAnsi="Times"/>
                <w:bCs/>
                <w:sz w:val="20"/>
                <w:szCs w:val="20"/>
              </w:rPr>
              <w:t>0.66%</w:t>
            </w:r>
          </w:p>
        </w:tc>
      </w:tr>
      <w:tr w:rsidR="00602EDC" w:rsidRPr="00602EDC" w14:paraId="19D7E0F3" w14:textId="77777777" w:rsidTr="00602EDC">
        <w:trPr>
          <w:trHeight w:val="166"/>
        </w:trPr>
        <w:tc>
          <w:tcPr>
            <w:tcW w:w="3679" w:type="dxa"/>
          </w:tcPr>
          <w:p w14:paraId="2A8247D3" w14:textId="77777777" w:rsidR="00602EDC" w:rsidRPr="00602EDC" w:rsidRDefault="00602EDC" w:rsidP="00602EDC">
            <w:pPr>
              <w:jc w:val="both"/>
              <w:rPr>
                <w:rFonts w:ascii="Times" w:hAnsi="Times"/>
                <w:bCs/>
                <w:sz w:val="20"/>
                <w:szCs w:val="20"/>
              </w:rPr>
            </w:pPr>
            <w:r w:rsidRPr="00602EDC">
              <w:rPr>
                <w:rFonts w:ascii="Times" w:hAnsi="Times"/>
                <w:bCs/>
                <w:sz w:val="20"/>
                <w:szCs w:val="20"/>
              </w:rPr>
              <w:t>Self-employed</w:t>
            </w:r>
          </w:p>
        </w:tc>
        <w:tc>
          <w:tcPr>
            <w:tcW w:w="966" w:type="dxa"/>
          </w:tcPr>
          <w:p w14:paraId="630A3674" w14:textId="77777777" w:rsidR="00602EDC" w:rsidRPr="00602EDC" w:rsidRDefault="00602EDC" w:rsidP="00602EDC">
            <w:pPr>
              <w:jc w:val="both"/>
              <w:rPr>
                <w:rFonts w:ascii="Times" w:hAnsi="Times"/>
                <w:bCs/>
                <w:sz w:val="20"/>
                <w:szCs w:val="20"/>
              </w:rPr>
            </w:pPr>
            <w:r w:rsidRPr="00602EDC">
              <w:rPr>
                <w:rFonts w:ascii="Times" w:hAnsi="Times"/>
                <w:bCs/>
                <w:sz w:val="20"/>
                <w:szCs w:val="20"/>
              </w:rPr>
              <w:t>3.50%</w:t>
            </w:r>
          </w:p>
        </w:tc>
      </w:tr>
      <w:tr w:rsidR="00602EDC" w:rsidRPr="00602EDC" w14:paraId="1A4AB85D" w14:textId="77777777" w:rsidTr="00602EDC">
        <w:trPr>
          <w:trHeight w:val="166"/>
        </w:trPr>
        <w:tc>
          <w:tcPr>
            <w:tcW w:w="3679" w:type="dxa"/>
          </w:tcPr>
          <w:p w14:paraId="09DD97D5" w14:textId="77777777" w:rsidR="00602EDC" w:rsidRPr="00602EDC" w:rsidRDefault="00602EDC" w:rsidP="00602EDC">
            <w:pPr>
              <w:jc w:val="both"/>
              <w:rPr>
                <w:rFonts w:ascii="Times" w:hAnsi="Times"/>
                <w:bCs/>
                <w:sz w:val="20"/>
                <w:szCs w:val="20"/>
              </w:rPr>
            </w:pPr>
            <w:r w:rsidRPr="00602EDC">
              <w:rPr>
                <w:rFonts w:ascii="Times" w:hAnsi="Times"/>
                <w:bCs/>
                <w:sz w:val="20"/>
                <w:szCs w:val="20"/>
              </w:rPr>
              <w:t>Student</w:t>
            </w:r>
          </w:p>
        </w:tc>
        <w:tc>
          <w:tcPr>
            <w:tcW w:w="966" w:type="dxa"/>
          </w:tcPr>
          <w:p w14:paraId="151679C8" w14:textId="77777777" w:rsidR="00602EDC" w:rsidRPr="00602EDC" w:rsidRDefault="00602EDC" w:rsidP="00602EDC">
            <w:pPr>
              <w:jc w:val="both"/>
              <w:rPr>
                <w:rFonts w:ascii="Times" w:hAnsi="Times"/>
                <w:bCs/>
                <w:sz w:val="20"/>
                <w:szCs w:val="20"/>
              </w:rPr>
            </w:pPr>
            <w:r w:rsidRPr="00602EDC">
              <w:rPr>
                <w:rFonts w:ascii="Times" w:hAnsi="Times"/>
                <w:bCs/>
                <w:sz w:val="20"/>
                <w:szCs w:val="20"/>
              </w:rPr>
              <w:t>10.50%</w:t>
            </w:r>
          </w:p>
        </w:tc>
      </w:tr>
      <w:tr w:rsidR="00602EDC" w:rsidRPr="00602EDC" w14:paraId="0CF41020" w14:textId="77777777" w:rsidTr="00602EDC">
        <w:trPr>
          <w:trHeight w:val="166"/>
        </w:trPr>
        <w:tc>
          <w:tcPr>
            <w:tcW w:w="3679" w:type="dxa"/>
          </w:tcPr>
          <w:p w14:paraId="3F8F7EEF" w14:textId="77777777" w:rsidR="00602EDC" w:rsidRPr="00602EDC" w:rsidRDefault="00602EDC" w:rsidP="00602EDC">
            <w:pPr>
              <w:jc w:val="both"/>
              <w:rPr>
                <w:rFonts w:ascii="Times" w:hAnsi="Times"/>
                <w:bCs/>
                <w:sz w:val="20"/>
                <w:szCs w:val="20"/>
              </w:rPr>
            </w:pPr>
            <w:r w:rsidRPr="00602EDC">
              <w:rPr>
                <w:rFonts w:ascii="Times" w:hAnsi="Times"/>
                <w:bCs/>
                <w:sz w:val="20"/>
                <w:szCs w:val="20"/>
              </w:rPr>
              <w:t>Housewife</w:t>
            </w:r>
          </w:p>
        </w:tc>
        <w:tc>
          <w:tcPr>
            <w:tcW w:w="966" w:type="dxa"/>
          </w:tcPr>
          <w:p w14:paraId="7F0564AC" w14:textId="77777777" w:rsidR="00602EDC" w:rsidRPr="00602EDC" w:rsidRDefault="00602EDC" w:rsidP="00602EDC">
            <w:pPr>
              <w:jc w:val="both"/>
              <w:rPr>
                <w:rFonts w:ascii="Times" w:hAnsi="Times"/>
                <w:bCs/>
                <w:sz w:val="20"/>
                <w:szCs w:val="20"/>
              </w:rPr>
            </w:pPr>
            <w:r w:rsidRPr="00602EDC">
              <w:rPr>
                <w:rFonts w:ascii="Times" w:hAnsi="Times"/>
                <w:bCs/>
                <w:sz w:val="20"/>
                <w:szCs w:val="20"/>
              </w:rPr>
              <w:t>11.82%</w:t>
            </w:r>
          </w:p>
        </w:tc>
      </w:tr>
      <w:tr w:rsidR="00602EDC" w:rsidRPr="00602EDC" w14:paraId="165FE83B" w14:textId="77777777" w:rsidTr="00602EDC">
        <w:trPr>
          <w:trHeight w:val="166"/>
        </w:trPr>
        <w:tc>
          <w:tcPr>
            <w:tcW w:w="3679" w:type="dxa"/>
          </w:tcPr>
          <w:p w14:paraId="0A1B55FF" w14:textId="77777777" w:rsidR="00602EDC" w:rsidRPr="00602EDC" w:rsidRDefault="00602EDC" w:rsidP="00602EDC">
            <w:pPr>
              <w:jc w:val="both"/>
              <w:rPr>
                <w:rFonts w:ascii="Times" w:hAnsi="Times"/>
                <w:bCs/>
                <w:sz w:val="20"/>
                <w:szCs w:val="20"/>
              </w:rPr>
            </w:pPr>
            <w:r w:rsidRPr="00602EDC">
              <w:rPr>
                <w:rFonts w:ascii="Times" w:hAnsi="Times"/>
                <w:bCs/>
                <w:sz w:val="20"/>
                <w:szCs w:val="20"/>
              </w:rPr>
              <w:t>Retired</w:t>
            </w:r>
          </w:p>
        </w:tc>
        <w:tc>
          <w:tcPr>
            <w:tcW w:w="966" w:type="dxa"/>
          </w:tcPr>
          <w:p w14:paraId="55BEDE38" w14:textId="77777777" w:rsidR="00602EDC" w:rsidRPr="00602EDC" w:rsidRDefault="00602EDC" w:rsidP="00602EDC">
            <w:pPr>
              <w:jc w:val="both"/>
              <w:rPr>
                <w:rFonts w:ascii="Times" w:hAnsi="Times"/>
                <w:bCs/>
                <w:sz w:val="20"/>
                <w:szCs w:val="20"/>
              </w:rPr>
            </w:pPr>
            <w:r w:rsidRPr="00602EDC">
              <w:rPr>
                <w:rFonts w:ascii="Times" w:hAnsi="Times"/>
                <w:bCs/>
                <w:sz w:val="20"/>
                <w:szCs w:val="20"/>
              </w:rPr>
              <w:t>1.75%</w:t>
            </w:r>
          </w:p>
        </w:tc>
      </w:tr>
      <w:tr w:rsidR="00602EDC" w:rsidRPr="00602EDC" w14:paraId="2927538B" w14:textId="77777777" w:rsidTr="00602EDC">
        <w:trPr>
          <w:trHeight w:val="166"/>
        </w:trPr>
        <w:tc>
          <w:tcPr>
            <w:tcW w:w="3679" w:type="dxa"/>
          </w:tcPr>
          <w:p w14:paraId="785CE9C2" w14:textId="77777777" w:rsidR="00602EDC" w:rsidRPr="00602EDC" w:rsidRDefault="00602EDC" w:rsidP="00602EDC">
            <w:pPr>
              <w:jc w:val="both"/>
              <w:rPr>
                <w:rFonts w:ascii="Times" w:hAnsi="Times"/>
                <w:bCs/>
                <w:sz w:val="20"/>
                <w:szCs w:val="20"/>
              </w:rPr>
            </w:pPr>
            <w:r w:rsidRPr="00602EDC">
              <w:rPr>
                <w:rFonts w:ascii="Times" w:hAnsi="Times"/>
                <w:bCs/>
                <w:sz w:val="20"/>
                <w:szCs w:val="20"/>
              </w:rPr>
              <w:t>None</w:t>
            </w:r>
          </w:p>
        </w:tc>
        <w:tc>
          <w:tcPr>
            <w:tcW w:w="966" w:type="dxa"/>
          </w:tcPr>
          <w:p w14:paraId="1F80BEE0" w14:textId="77777777" w:rsidR="00602EDC" w:rsidRPr="00602EDC" w:rsidRDefault="00602EDC" w:rsidP="00602EDC">
            <w:pPr>
              <w:jc w:val="both"/>
              <w:rPr>
                <w:rFonts w:ascii="Times" w:hAnsi="Times"/>
                <w:bCs/>
                <w:sz w:val="20"/>
                <w:szCs w:val="20"/>
              </w:rPr>
            </w:pPr>
            <w:r w:rsidRPr="00602EDC">
              <w:rPr>
                <w:rFonts w:ascii="Times" w:hAnsi="Times"/>
                <w:bCs/>
                <w:sz w:val="20"/>
                <w:szCs w:val="20"/>
              </w:rPr>
              <w:t>2.41%</w:t>
            </w:r>
          </w:p>
        </w:tc>
      </w:tr>
      <w:tr w:rsidR="00602EDC" w:rsidRPr="00602EDC" w14:paraId="3EAE5961" w14:textId="77777777" w:rsidTr="00602EDC">
        <w:trPr>
          <w:trHeight w:val="166"/>
        </w:trPr>
        <w:tc>
          <w:tcPr>
            <w:tcW w:w="3679" w:type="dxa"/>
          </w:tcPr>
          <w:p w14:paraId="64BCCFDD" w14:textId="77777777" w:rsidR="00602EDC" w:rsidRPr="00602EDC" w:rsidRDefault="00602EDC" w:rsidP="00602EDC">
            <w:pPr>
              <w:jc w:val="both"/>
              <w:rPr>
                <w:rFonts w:ascii="Times" w:hAnsi="Times"/>
                <w:bCs/>
                <w:sz w:val="20"/>
                <w:szCs w:val="20"/>
              </w:rPr>
            </w:pPr>
            <w:r w:rsidRPr="00602EDC">
              <w:rPr>
                <w:rFonts w:ascii="Times" w:hAnsi="Times"/>
                <w:bCs/>
                <w:sz w:val="20"/>
                <w:szCs w:val="20"/>
              </w:rPr>
              <w:t xml:space="preserve">Other </w:t>
            </w:r>
          </w:p>
        </w:tc>
        <w:tc>
          <w:tcPr>
            <w:tcW w:w="966" w:type="dxa"/>
          </w:tcPr>
          <w:p w14:paraId="3A7F3F5B" w14:textId="77777777" w:rsidR="00602EDC" w:rsidRPr="00602EDC" w:rsidRDefault="00602EDC" w:rsidP="00602EDC">
            <w:pPr>
              <w:jc w:val="both"/>
              <w:rPr>
                <w:rFonts w:ascii="Times" w:hAnsi="Times"/>
                <w:bCs/>
                <w:sz w:val="20"/>
                <w:szCs w:val="20"/>
              </w:rPr>
            </w:pPr>
            <w:r w:rsidRPr="00602EDC">
              <w:rPr>
                <w:rFonts w:ascii="Times" w:hAnsi="Times"/>
                <w:bCs/>
                <w:sz w:val="20"/>
                <w:szCs w:val="20"/>
              </w:rPr>
              <w:t>24.51%</w:t>
            </w:r>
          </w:p>
        </w:tc>
      </w:tr>
    </w:tbl>
    <w:p w14:paraId="01F356EB" w14:textId="77777777" w:rsidR="00602EDC" w:rsidRDefault="00602EDC" w:rsidP="001F716F">
      <w:pPr>
        <w:jc w:val="both"/>
        <w:rPr>
          <w:rFonts w:ascii="Times" w:hAnsi="Times"/>
          <w:bCs/>
          <w:sz w:val="20"/>
          <w:szCs w:val="20"/>
        </w:rPr>
      </w:pPr>
    </w:p>
    <w:p w14:paraId="6E8239AA" w14:textId="77777777" w:rsidR="00602EDC" w:rsidRDefault="00602EDC" w:rsidP="001F716F">
      <w:pPr>
        <w:jc w:val="both"/>
        <w:rPr>
          <w:rFonts w:ascii="Times" w:hAnsi="Times"/>
          <w:bCs/>
          <w:sz w:val="20"/>
          <w:szCs w:val="20"/>
        </w:rPr>
      </w:pPr>
    </w:p>
    <w:tbl>
      <w:tblPr>
        <w:tblStyle w:val="TableGrid"/>
        <w:tblpPr w:leftFromText="180" w:rightFromText="180" w:vertAnchor="text" w:horzAnchor="page" w:tblpX="3419" w:tblpY="90"/>
        <w:tblW w:w="2555" w:type="dxa"/>
        <w:tblLayout w:type="fixed"/>
        <w:tblLook w:val="04A0" w:firstRow="1" w:lastRow="0" w:firstColumn="1" w:lastColumn="0" w:noHBand="0" w:noVBand="1"/>
      </w:tblPr>
      <w:tblGrid>
        <w:gridCol w:w="1531"/>
        <w:gridCol w:w="1024"/>
      </w:tblGrid>
      <w:tr w:rsidR="00602EDC" w14:paraId="256F0B13" w14:textId="77777777" w:rsidTr="00602EDC">
        <w:trPr>
          <w:trHeight w:val="238"/>
        </w:trPr>
        <w:tc>
          <w:tcPr>
            <w:tcW w:w="2555" w:type="dxa"/>
            <w:gridSpan w:val="2"/>
            <w:shd w:val="clear" w:color="auto" w:fill="000000" w:themeFill="text1"/>
          </w:tcPr>
          <w:p w14:paraId="7131FACA" w14:textId="77777777" w:rsidR="00602EDC" w:rsidRDefault="00602EDC" w:rsidP="00602EDC">
            <w:pPr>
              <w:jc w:val="both"/>
              <w:rPr>
                <w:b/>
                <w:sz w:val="20"/>
                <w:szCs w:val="20"/>
              </w:rPr>
            </w:pPr>
            <w:r>
              <w:rPr>
                <w:b/>
                <w:sz w:val="20"/>
                <w:szCs w:val="20"/>
              </w:rPr>
              <w:t xml:space="preserve">Departure Time  </w:t>
            </w:r>
          </w:p>
        </w:tc>
      </w:tr>
      <w:tr w:rsidR="00602EDC" w14:paraId="2D9F8FAB" w14:textId="77777777" w:rsidTr="00602EDC">
        <w:trPr>
          <w:trHeight w:val="238"/>
        </w:trPr>
        <w:tc>
          <w:tcPr>
            <w:tcW w:w="1531" w:type="dxa"/>
          </w:tcPr>
          <w:p w14:paraId="30089CC3" w14:textId="77777777" w:rsidR="00602EDC" w:rsidRPr="00602EDC" w:rsidRDefault="00602EDC" w:rsidP="00602EDC">
            <w:pPr>
              <w:jc w:val="both"/>
              <w:rPr>
                <w:bCs/>
                <w:sz w:val="20"/>
                <w:szCs w:val="20"/>
              </w:rPr>
            </w:pPr>
            <w:r w:rsidRPr="00602EDC">
              <w:rPr>
                <w:bCs/>
                <w:sz w:val="20"/>
                <w:szCs w:val="20"/>
              </w:rPr>
              <w:t>6am - 12pm</w:t>
            </w:r>
          </w:p>
        </w:tc>
        <w:tc>
          <w:tcPr>
            <w:tcW w:w="1024" w:type="dxa"/>
          </w:tcPr>
          <w:p w14:paraId="5572BBE8" w14:textId="77777777" w:rsidR="00602EDC" w:rsidRPr="00602EDC" w:rsidRDefault="00602EDC" w:rsidP="00602EDC">
            <w:pPr>
              <w:jc w:val="both"/>
              <w:rPr>
                <w:bCs/>
                <w:sz w:val="20"/>
                <w:szCs w:val="20"/>
              </w:rPr>
            </w:pPr>
            <w:r w:rsidRPr="00602EDC">
              <w:rPr>
                <w:bCs/>
                <w:sz w:val="20"/>
                <w:szCs w:val="20"/>
              </w:rPr>
              <w:t>9.63%</w:t>
            </w:r>
          </w:p>
        </w:tc>
      </w:tr>
      <w:tr w:rsidR="00602EDC" w14:paraId="153ADC1A" w14:textId="77777777" w:rsidTr="00602EDC">
        <w:trPr>
          <w:trHeight w:val="238"/>
        </w:trPr>
        <w:tc>
          <w:tcPr>
            <w:tcW w:w="1531" w:type="dxa"/>
          </w:tcPr>
          <w:p w14:paraId="5D576B89" w14:textId="77777777" w:rsidR="00602EDC" w:rsidRPr="00602EDC" w:rsidRDefault="00602EDC" w:rsidP="00602EDC">
            <w:pPr>
              <w:jc w:val="both"/>
              <w:rPr>
                <w:bCs/>
                <w:sz w:val="20"/>
                <w:szCs w:val="20"/>
              </w:rPr>
            </w:pPr>
            <w:r w:rsidRPr="00602EDC">
              <w:rPr>
                <w:bCs/>
                <w:sz w:val="20"/>
                <w:szCs w:val="20"/>
              </w:rPr>
              <w:t>12pm - 6pm</w:t>
            </w:r>
          </w:p>
        </w:tc>
        <w:tc>
          <w:tcPr>
            <w:tcW w:w="1024" w:type="dxa"/>
          </w:tcPr>
          <w:p w14:paraId="7DC54D7E" w14:textId="77777777" w:rsidR="00602EDC" w:rsidRPr="00602EDC" w:rsidRDefault="00602EDC" w:rsidP="00602EDC">
            <w:pPr>
              <w:jc w:val="both"/>
              <w:rPr>
                <w:bCs/>
                <w:sz w:val="20"/>
                <w:szCs w:val="20"/>
              </w:rPr>
            </w:pPr>
            <w:r w:rsidRPr="00602EDC">
              <w:rPr>
                <w:bCs/>
                <w:sz w:val="20"/>
                <w:szCs w:val="20"/>
              </w:rPr>
              <w:t>43.54%</w:t>
            </w:r>
          </w:p>
        </w:tc>
      </w:tr>
      <w:tr w:rsidR="00602EDC" w14:paraId="7D7A594D" w14:textId="77777777" w:rsidTr="00602EDC">
        <w:trPr>
          <w:trHeight w:val="238"/>
        </w:trPr>
        <w:tc>
          <w:tcPr>
            <w:tcW w:w="1531" w:type="dxa"/>
          </w:tcPr>
          <w:p w14:paraId="0E1A98B5" w14:textId="77777777" w:rsidR="00602EDC" w:rsidRPr="00602EDC" w:rsidRDefault="00602EDC" w:rsidP="00602EDC">
            <w:pPr>
              <w:jc w:val="both"/>
              <w:rPr>
                <w:bCs/>
                <w:sz w:val="20"/>
                <w:szCs w:val="20"/>
              </w:rPr>
            </w:pPr>
            <w:r w:rsidRPr="00602EDC">
              <w:rPr>
                <w:bCs/>
                <w:sz w:val="20"/>
                <w:szCs w:val="20"/>
              </w:rPr>
              <w:t>6pm - 9pm</w:t>
            </w:r>
          </w:p>
        </w:tc>
        <w:tc>
          <w:tcPr>
            <w:tcW w:w="1024" w:type="dxa"/>
          </w:tcPr>
          <w:p w14:paraId="2D610144" w14:textId="77777777" w:rsidR="00602EDC" w:rsidRPr="00602EDC" w:rsidRDefault="00602EDC" w:rsidP="00602EDC">
            <w:pPr>
              <w:jc w:val="both"/>
              <w:rPr>
                <w:bCs/>
                <w:sz w:val="20"/>
                <w:szCs w:val="20"/>
              </w:rPr>
            </w:pPr>
            <w:r w:rsidRPr="00602EDC">
              <w:rPr>
                <w:bCs/>
                <w:sz w:val="20"/>
                <w:szCs w:val="20"/>
              </w:rPr>
              <w:t>40.70%</w:t>
            </w:r>
          </w:p>
        </w:tc>
      </w:tr>
      <w:tr w:rsidR="00602EDC" w14:paraId="536352CA" w14:textId="77777777" w:rsidTr="00602EDC">
        <w:trPr>
          <w:trHeight w:val="53"/>
        </w:trPr>
        <w:tc>
          <w:tcPr>
            <w:tcW w:w="1531" w:type="dxa"/>
          </w:tcPr>
          <w:p w14:paraId="59C0E9BD" w14:textId="77777777" w:rsidR="00602EDC" w:rsidRPr="00602EDC" w:rsidRDefault="00602EDC" w:rsidP="00602EDC">
            <w:pPr>
              <w:jc w:val="both"/>
              <w:rPr>
                <w:bCs/>
                <w:sz w:val="20"/>
                <w:szCs w:val="20"/>
              </w:rPr>
            </w:pPr>
            <w:r w:rsidRPr="00602EDC">
              <w:rPr>
                <w:bCs/>
                <w:sz w:val="20"/>
                <w:szCs w:val="20"/>
              </w:rPr>
              <w:t>9pm - 6am</w:t>
            </w:r>
          </w:p>
        </w:tc>
        <w:tc>
          <w:tcPr>
            <w:tcW w:w="1024" w:type="dxa"/>
          </w:tcPr>
          <w:p w14:paraId="58D3E0C9" w14:textId="77777777" w:rsidR="00602EDC" w:rsidRPr="00602EDC" w:rsidRDefault="00602EDC" w:rsidP="00602EDC">
            <w:pPr>
              <w:jc w:val="both"/>
              <w:rPr>
                <w:bCs/>
                <w:sz w:val="20"/>
                <w:szCs w:val="20"/>
              </w:rPr>
            </w:pPr>
            <w:r w:rsidRPr="00602EDC">
              <w:rPr>
                <w:bCs/>
                <w:sz w:val="20"/>
                <w:szCs w:val="20"/>
              </w:rPr>
              <w:t>6.13%</w:t>
            </w:r>
          </w:p>
        </w:tc>
      </w:tr>
    </w:tbl>
    <w:tbl>
      <w:tblPr>
        <w:tblStyle w:val="TableGrid"/>
        <w:tblpPr w:leftFromText="180" w:rightFromText="180" w:vertAnchor="text" w:horzAnchor="margin" w:tblpY="79"/>
        <w:tblW w:w="1972" w:type="dxa"/>
        <w:tblLook w:val="04A0" w:firstRow="1" w:lastRow="0" w:firstColumn="1" w:lastColumn="0" w:noHBand="0" w:noVBand="1"/>
      </w:tblPr>
      <w:tblGrid>
        <w:gridCol w:w="985"/>
        <w:gridCol w:w="987"/>
      </w:tblGrid>
      <w:tr w:rsidR="00602EDC" w14:paraId="4C5D4262" w14:textId="77777777" w:rsidTr="00602EDC">
        <w:trPr>
          <w:trHeight w:val="251"/>
        </w:trPr>
        <w:tc>
          <w:tcPr>
            <w:tcW w:w="1972" w:type="dxa"/>
            <w:gridSpan w:val="2"/>
            <w:shd w:val="clear" w:color="auto" w:fill="000000" w:themeFill="text1"/>
          </w:tcPr>
          <w:p w14:paraId="0C4BA09C" w14:textId="77777777" w:rsidR="00602EDC" w:rsidRDefault="00602EDC" w:rsidP="00602EDC">
            <w:pPr>
              <w:jc w:val="both"/>
              <w:rPr>
                <w:b/>
                <w:sz w:val="20"/>
                <w:szCs w:val="20"/>
              </w:rPr>
            </w:pPr>
            <w:r>
              <w:rPr>
                <w:b/>
                <w:sz w:val="20"/>
                <w:szCs w:val="20"/>
              </w:rPr>
              <w:t>Group Travel</w:t>
            </w:r>
          </w:p>
        </w:tc>
      </w:tr>
      <w:tr w:rsidR="00602EDC" w14:paraId="5AB276DE" w14:textId="77777777" w:rsidTr="00602EDC">
        <w:trPr>
          <w:trHeight w:val="251"/>
        </w:trPr>
        <w:tc>
          <w:tcPr>
            <w:tcW w:w="985" w:type="dxa"/>
          </w:tcPr>
          <w:p w14:paraId="30C88EE8" w14:textId="77777777" w:rsidR="00602EDC" w:rsidRPr="00602EDC" w:rsidRDefault="00602EDC" w:rsidP="00602EDC">
            <w:pPr>
              <w:jc w:val="both"/>
              <w:rPr>
                <w:bCs/>
                <w:sz w:val="20"/>
                <w:szCs w:val="20"/>
              </w:rPr>
            </w:pPr>
            <w:r w:rsidRPr="00602EDC">
              <w:rPr>
                <w:bCs/>
                <w:sz w:val="20"/>
                <w:szCs w:val="20"/>
              </w:rPr>
              <w:t>Yes</w:t>
            </w:r>
          </w:p>
        </w:tc>
        <w:tc>
          <w:tcPr>
            <w:tcW w:w="987" w:type="dxa"/>
          </w:tcPr>
          <w:p w14:paraId="191F23F0" w14:textId="77777777" w:rsidR="00602EDC" w:rsidRPr="00602EDC" w:rsidRDefault="00602EDC" w:rsidP="00602EDC">
            <w:pPr>
              <w:jc w:val="both"/>
              <w:rPr>
                <w:bCs/>
                <w:sz w:val="20"/>
                <w:szCs w:val="20"/>
              </w:rPr>
            </w:pPr>
            <w:r w:rsidRPr="00602EDC">
              <w:rPr>
                <w:bCs/>
                <w:sz w:val="20"/>
                <w:szCs w:val="20"/>
              </w:rPr>
              <w:t>15.54%</w:t>
            </w:r>
          </w:p>
        </w:tc>
      </w:tr>
      <w:tr w:rsidR="00602EDC" w14:paraId="14709D4E" w14:textId="77777777" w:rsidTr="00602EDC">
        <w:trPr>
          <w:trHeight w:val="251"/>
        </w:trPr>
        <w:tc>
          <w:tcPr>
            <w:tcW w:w="985" w:type="dxa"/>
          </w:tcPr>
          <w:p w14:paraId="0B8703D5" w14:textId="77777777" w:rsidR="00602EDC" w:rsidRPr="00602EDC" w:rsidRDefault="00602EDC" w:rsidP="00602EDC">
            <w:pPr>
              <w:jc w:val="both"/>
              <w:rPr>
                <w:bCs/>
                <w:sz w:val="20"/>
                <w:szCs w:val="20"/>
              </w:rPr>
            </w:pPr>
            <w:r w:rsidRPr="00602EDC">
              <w:rPr>
                <w:bCs/>
                <w:sz w:val="20"/>
                <w:szCs w:val="20"/>
              </w:rPr>
              <w:t>No</w:t>
            </w:r>
          </w:p>
        </w:tc>
        <w:tc>
          <w:tcPr>
            <w:tcW w:w="987" w:type="dxa"/>
          </w:tcPr>
          <w:p w14:paraId="55AACC68" w14:textId="77777777" w:rsidR="00602EDC" w:rsidRPr="00602EDC" w:rsidRDefault="00602EDC" w:rsidP="00602EDC">
            <w:pPr>
              <w:jc w:val="both"/>
              <w:rPr>
                <w:bCs/>
                <w:sz w:val="20"/>
                <w:szCs w:val="20"/>
              </w:rPr>
            </w:pPr>
            <w:r w:rsidRPr="00602EDC">
              <w:rPr>
                <w:bCs/>
                <w:sz w:val="20"/>
                <w:szCs w:val="20"/>
              </w:rPr>
              <w:t xml:space="preserve">84.46% </w:t>
            </w:r>
          </w:p>
        </w:tc>
      </w:tr>
    </w:tbl>
    <w:p w14:paraId="18901D81" w14:textId="77777777" w:rsidR="00602EDC" w:rsidRDefault="00602EDC" w:rsidP="001F716F">
      <w:pPr>
        <w:jc w:val="both"/>
        <w:rPr>
          <w:rFonts w:ascii="Times" w:hAnsi="Times"/>
          <w:bCs/>
          <w:sz w:val="20"/>
          <w:szCs w:val="20"/>
        </w:rPr>
      </w:pPr>
    </w:p>
    <w:tbl>
      <w:tblPr>
        <w:tblStyle w:val="TableGrid"/>
        <w:tblpPr w:leftFromText="180" w:rightFromText="180" w:vertAnchor="text" w:horzAnchor="margin" w:tblpY="129"/>
        <w:tblW w:w="2016" w:type="dxa"/>
        <w:tblLook w:val="04A0" w:firstRow="1" w:lastRow="0" w:firstColumn="1" w:lastColumn="0" w:noHBand="0" w:noVBand="1"/>
      </w:tblPr>
      <w:tblGrid>
        <w:gridCol w:w="1102"/>
        <w:gridCol w:w="914"/>
      </w:tblGrid>
      <w:tr w:rsidR="00602EDC" w:rsidRPr="00602EDC" w14:paraId="1DB6552F" w14:textId="77777777" w:rsidTr="00602EDC">
        <w:trPr>
          <w:trHeight w:val="214"/>
        </w:trPr>
        <w:tc>
          <w:tcPr>
            <w:tcW w:w="2016" w:type="dxa"/>
            <w:gridSpan w:val="2"/>
            <w:shd w:val="clear" w:color="auto" w:fill="000000" w:themeFill="text1"/>
          </w:tcPr>
          <w:p w14:paraId="2D61D85E" w14:textId="77777777" w:rsidR="00602EDC" w:rsidRPr="00602EDC" w:rsidRDefault="00602EDC" w:rsidP="00602EDC">
            <w:pPr>
              <w:jc w:val="both"/>
              <w:rPr>
                <w:rFonts w:ascii="Times" w:hAnsi="Times"/>
                <w:bCs/>
                <w:sz w:val="20"/>
                <w:szCs w:val="20"/>
              </w:rPr>
            </w:pPr>
            <w:r w:rsidRPr="00602EDC">
              <w:rPr>
                <w:rFonts w:ascii="Times" w:hAnsi="Times"/>
                <w:bCs/>
                <w:sz w:val="20"/>
                <w:szCs w:val="20"/>
              </w:rPr>
              <w:t xml:space="preserve">Trip Purpose </w:t>
            </w:r>
          </w:p>
        </w:tc>
      </w:tr>
      <w:tr w:rsidR="00602EDC" w:rsidRPr="00602EDC" w14:paraId="41AF48CC" w14:textId="77777777" w:rsidTr="00602EDC">
        <w:trPr>
          <w:trHeight w:val="214"/>
        </w:trPr>
        <w:tc>
          <w:tcPr>
            <w:tcW w:w="1102" w:type="dxa"/>
          </w:tcPr>
          <w:p w14:paraId="76EEA70A" w14:textId="77777777" w:rsidR="00602EDC" w:rsidRPr="00602EDC" w:rsidRDefault="00602EDC" w:rsidP="00602EDC">
            <w:pPr>
              <w:jc w:val="both"/>
              <w:rPr>
                <w:rFonts w:ascii="Times" w:hAnsi="Times"/>
                <w:bCs/>
                <w:sz w:val="20"/>
                <w:szCs w:val="20"/>
              </w:rPr>
            </w:pPr>
            <w:r w:rsidRPr="00602EDC">
              <w:rPr>
                <w:rFonts w:ascii="Times" w:hAnsi="Times"/>
                <w:bCs/>
                <w:sz w:val="20"/>
                <w:szCs w:val="20"/>
              </w:rPr>
              <w:t>Leisure</w:t>
            </w:r>
          </w:p>
        </w:tc>
        <w:tc>
          <w:tcPr>
            <w:tcW w:w="914" w:type="dxa"/>
          </w:tcPr>
          <w:p w14:paraId="3C8B28F6" w14:textId="77777777" w:rsidR="00602EDC" w:rsidRPr="00602EDC" w:rsidRDefault="00602EDC" w:rsidP="00602EDC">
            <w:pPr>
              <w:jc w:val="both"/>
              <w:rPr>
                <w:rFonts w:ascii="Times" w:hAnsi="Times"/>
                <w:bCs/>
                <w:sz w:val="20"/>
                <w:szCs w:val="20"/>
              </w:rPr>
            </w:pPr>
            <w:r w:rsidRPr="00602EDC">
              <w:rPr>
                <w:rFonts w:ascii="Times" w:hAnsi="Times"/>
                <w:bCs/>
                <w:sz w:val="20"/>
                <w:szCs w:val="20"/>
              </w:rPr>
              <w:t>67.18%</w:t>
            </w:r>
          </w:p>
        </w:tc>
      </w:tr>
      <w:tr w:rsidR="00602EDC" w:rsidRPr="00602EDC" w14:paraId="42D1F9AA" w14:textId="77777777" w:rsidTr="00602EDC">
        <w:trPr>
          <w:trHeight w:val="214"/>
        </w:trPr>
        <w:tc>
          <w:tcPr>
            <w:tcW w:w="1102" w:type="dxa"/>
          </w:tcPr>
          <w:p w14:paraId="7C88955E" w14:textId="77777777" w:rsidR="00602EDC" w:rsidRPr="00602EDC" w:rsidRDefault="00602EDC" w:rsidP="00602EDC">
            <w:pPr>
              <w:jc w:val="both"/>
              <w:rPr>
                <w:rFonts w:ascii="Times" w:hAnsi="Times"/>
                <w:bCs/>
                <w:sz w:val="20"/>
                <w:szCs w:val="20"/>
              </w:rPr>
            </w:pPr>
            <w:r w:rsidRPr="00602EDC">
              <w:rPr>
                <w:rFonts w:ascii="Times" w:hAnsi="Times"/>
                <w:bCs/>
                <w:sz w:val="20"/>
                <w:szCs w:val="20"/>
              </w:rPr>
              <w:t>Business</w:t>
            </w:r>
          </w:p>
        </w:tc>
        <w:tc>
          <w:tcPr>
            <w:tcW w:w="914" w:type="dxa"/>
          </w:tcPr>
          <w:p w14:paraId="1ED7407F" w14:textId="77777777" w:rsidR="00602EDC" w:rsidRPr="00602EDC" w:rsidRDefault="00602EDC" w:rsidP="00602EDC">
            <w:pPr>
              <w:jc w:val="both"/>
              <w:rPr>
                <w:rFonts w:ascii="Times" w:hAnsi="Times"/>
                <w:bCs/>
                <w:sz w:val="20"/>
                <w:szCs w:val="20"/>
              </w:rPr>
            </w:pPr>
            <w:r w:rsidRPr="00602EDC">
              <w:rPr>
                <w:rFonts w:ascii="Times" w:hAnsi="Times"/>
                <w:bCs/>
                <w:sz w:val="20"/>
                <w:szCs w:val="20"/>
              </w:rPr>
              <w:t>21.44%</w:t>
            </w:r>
          </w:p>
        </w:tc>
      </w:tr>
      <w:tr w:rsidR="00602EDC" w:rsidRPr="00602EDC" w14:paraId="1980A866" w14:textId="77777777" w:rsidTr="00602EDC">
        <w:trPr>
          <w:trHeight w:val="214"/>
        </w:trPr>
        <w:tc>
          <w:tcPr>
            <w:tcW w:w="1102" w:type="dxa"/>
          </w:tcPr>
          <w:p w14:paraId="0C63CB13" w14:textId="77777777" w:rsidR="00602EDC" w:rsidRPr="00602EDC" w:rsidRDefault="00602EDC" w:rsidP="00602EDC">
            <w:pPr>
              <w:jc w:val="both"/>
              <w:rPr>
                <w:rFonts w:ascii="Times" w:hAnsi="Times"/>
                <w:bCs/>
                <w:sz w:val="20"/>
                <w:szCs w:val="20"/>
              </w:rPr>
            </w:pPr>
            <w:r w:rsidRPr="00602EDC">
              <w:rPr>
                <w:rFonts w:ascii="Times" w:hAnsi="Times"/>
                <w:bCs/>
                <w:sz w:val="20"/>
                <w:szCs w:val="20"/>
              </w:rPr>
              <w:t>Study</w:t>
            </w:r>
          </w:p>
        </w:tc>
        <w:tc>
          <w:tcPr>
            <w:tcW w:w="914" w:type="dxa"/>
          </w:tcPr>
          <w:p w14:paraId="6B7242FC" w14:textId="77777777" w:rsidR="00602EDC" w:rsidRPr="00602EDC" w:rsidRDefault="00602EDC" w:rsidP="00602EDC">
            <w:pPr>
              <w:jc w:val="both"/>
              <w:rPr>
                <w:rFonts w:ascii="Times" w:hAnsi="Times"/>
                <w:bCs/>
                <w:sz w:val="20"/>
                <w:szCs w:val="20"/>
              </w:rPr>
            </w:pPr>
            <w:r w:rsidRPr="00602EDC">
              <w:rPr>
                <w:rFonts w:ascii="Times" w:hAnsi="Times"/>
                <w:bCs/>
                <w:sz w:val="20"/>
                <w:szCs w:val="20"/>
              </w:rPr>
              <w:t>5.47%</w:t>
            </w:r>
          </w:p>
        </w:tc>
      </w:tr>
      <w:tr w:rsidR="00602EDC" w:rsidRPr="00602EDC" w14:paraId="7FC67A7D" w14:textId="77777777" w:rsidTr="00602EDC">
        <w:trPr>
          <w:trHeight w:val="214"/>
        </w:trPr>
        <w:tc>
          <w:tcPr>
            <w:tcW w:w="1102" w:type="dxa"/>
          </w:tcPr>
          <w:p w14:paraId="77C9056D" w14:textId="77777777" w:rsidR="00602EDC" w:rsidRPr="00602EDC" w:rsidRDefault="00602EDC" w:rsidP="00602EDC">
            <w:pPr>
              <w:jc w:val="both"/>
              <w:rPr>
                <w:rFonts w:ascii="Times" w:hAnsi="Times"/>
                <w:bCs/>
                <w:sz w:val="20"/>
                <w:szCs w:val="20"/>
              </w:rPr>
            </w:pPr>
            <w:r w:rsidRPr="00602EDC">
              <w:rPr>
                <w:rFonts w:ascii="Times" w:hAnsi="Times"/>
                <w:bCs/>
                <w:sz w:val="20"/>
                <w:szCs w:val="20"/>
              </w:rPr>
              <w:t xml:space="preserve">Other </w:t>
            </w:r>
          </w:p>
        </w:tc>
        <w:tc>
          <w:tcPr>
            <w:tcW w:w="914" w:type="dxa"/>
          </w:tcPr>
          <w:p w14:paraId="75E22586" w14:textId="77777777" w:rsidR="00602EDC" w:rsidRPr="00602EDC" w:rsidRDefault="00602EDC" w:rsidP="00602EDC">
            <w:pPr>
              <w:jc w:val="both"/>
              <w:rPr>
                <w:rFonts w:ascii="Times" w:hAnsi="Times"/>
                <w:bCs/>
                <w:sz w:val="20"/>
                <w:szCs w:val="20"/>
              </w:rPr>
            </w:pPr>
            <w:r w:rsidRPr="00602EDC">
              <w:rPr>
                <w:rFonts w:ascii="Times" w:hAnsi="Times"/>
                <w:bCs/>
                <w:sz w:val="20"/>
                <w:szCs w:val="20"/>
              </w:rPr>
              <w:t>5.91%</w:t>
            </w:r>
          </w:p>
        </w:tc>
      </w:tr>
    </w:tbl>
    <w:p w14:paraId="79FA3D3E" w14:textId="77777777" w:rsidR="00602EDC" w:rsidRDefault="00602EDC" w:rsidP="001F716F">
      <w:pPr>
        <w:jc w:val="both"/>
        <w:rPr>
          <w:rFonts w:ascii="Times" w:hAnsi="Times"/>
          <w:bCs/>
          <w:sz w:val="20"/>
          <w:szCs w:val="20"/>
        </w:rPr>
      </w:pPr>
    </w:p>
    <w:tbl>
      <w:tblPr>
        <w:tblStyle w:val="TableGrid"/>
        <w:tblpPr w:leftFromText="180" w:rightFromText="180" w:vertAnchor="text" w:horzAnchor="page" w:tblpX="3450" w:tblpY="14"/>
        <w:tblW w:w="2552" w:type="dxa"/>
        <w:tblLook w:val="04A0" w:firstRow="1" w:lastRow="0" w:firstColumn="1" w:lastColumn="0" w:noHBand="0" w:noVBand="1"/>
      </w:tblPr>
      <w:tblGrid>
        <w:gridCol w:w="1610"/>
        <w:gridCol w:w="942"/>
      </w:tblGrid>
      <w:tr w:rsidR="00602EDC" w:rsidRPr="00602EDC" w14:paraId="48F53FB2" w14:textId="77777777" w:rsidTr="001368A3">
        <w:trPr>
          <w:trHeight w:val="250"/>
        </w:trPr>
        <w:tc>
          <w:tcPr>
            <w:tcW w:w="2552" w:type="dxa"/>
            <w:gridSpan w:val="2"/>
            <w:shd w:val="clear" w:color="auto" w:fill="000000" w:themeFill="text1"/>
          </w:tcPr>
          <w:p w14:paraId="2673F11A" w14:textId="77777777" w:rsidR="00602EDC" w:rsidRPr="00602EDC" w:rsidRDefault="00602EDC" w:rsidP="001368A3">
            <w:pPr>
              <w:jc w:val="both"/>
              <w:rPr>
                <w:rFonts w:ascii="Times" w:hAnsi="Times"/>
                <w:bCs/>
                <w:sz w:val="20"/>
                <w:szCs w:val="20"/>
              </w:rPr>
            </w:pPr>
            <w:r w:rsidRPr="00602EDC">
              <w:rPr>
                <w:rFonts w:ascii="Times" w:hAnsi="Times"/>
                <w:bCs/>
                <w:sz w:val="20"/>
                <w:szCs w:val="20"/>
              </w:rPr>
              <w:t xml:space="preserve">Destination  </w:t>
            </w:r>
          </w:p>
        </w:tc>
      </w:tr>
      <w:tr w:rsidR="00602EDC" w:rsidRPr="00602EDC" w14:paraId="08A71EF7" w14:textId="77777777" w:rsidTr="001368A3">
        <w:trPr>
          <w:trHeight w:val="250"/>
        </w:trPr>
        <w:tc>
          <w:tcPr>
            <w:tcW w:w="1610" w:type="dxa"/>
          </w:tcPr>
          <w:p w14:paraId="039973EC" w14:textId="77777777" w:rsidR="00602EDC" w:rsidRPr="00602EDC" w:rsidRDefault="00602EDC" w:rsidP="001368A3">
            <w:pPr>
              <w:jc w:val="both"/>
              <w:rPr>
                <w:rFonts w:ascii="Times" w:hAnsi="Times"/>
                <w:bCs/>
                <w:sz w:val="20"/>
                <w:szCs w:val="20"/>
              </w:rPr>
            </w:pPr>
            <w:r w:rsidRPr="00602EDC">
              <w:rPr>
                <w:rFonts w:ascii="Times" w:hAnsi="Times"/>
                <w:bCs/>
                <w:sz w:val="20"/>
                <w:szCs w:val="20"/>
              </w:rPr>
              <w:t>China</w:t>
            </w:r>
          </w:p>
        </w:tc>
        <w:tc>
          <w:tcPr>
            <w:tcW w:w="942" w:type="dxa"/>
          </w:tcPr>
          <w:p w14:paraId="3100D98F" w14:textId="77777777" w:rsidR="00602EDC" w:rsidRPr="00602EDC" w:rsidRDefault="00602EDC" w:rsidP="001368A3">
            <w:pPr>
              <w:jc w:val="both"/>
              <w:rPr>
                <w:rFonts w:ascii="Times" w:hAnsi="Times"/>
                <w:bCs/>
                <w:sz w:val="20"/>
                <w:szCs w:val="20"/>
              </w:rPr>
            </w:pPr>
            <w:r w:rsidRPr="00602EDC">
              <w:rPr>
                <w:rFonts w:ascii="Times" w:hAnsi="Times"/>
                <w:bCs/>
                <w:sz w:val="20"/>
                <w:szCs w:val="20"/>
              </w:rPr>
              <w:t>28.23%</w:t>
            </w:r>
          </w:p>
        </w:tc>
      </w:tr>
      <w:tr w:rsidR="00602EDC" w:rsidRPr="00602EDC" w14:paraId="2211B16E" w14:textId="77777777" w:rsidTr="001368A3">
        <w:trPr>
          <w:trHeight w:val="250"/>
        </w:trPr>
        <w:tc>
          <w:tcPr>
            <w:tcW w:w="1610" w:type="dxa"/>
          </w:tcPr>
          <w:p w14:paraId="0E5B9F4F" w14:textId="77777777" w:rsidR="00602EDC" w:rsidRPr="00602EDC" w:rsidRDefault="00602EDC" w:rsidP="001368A3">
            <w:pPr>
              <w:jc w:val="both"/>
              <w:rPr>
                <w:rFonts w:ascii="Times" w:hAnsi="Times"/>
                <w:bCs/>
                <w:sz w:val="20"/>
                <w:szCs w:val="20"/>
              </w:rPr>
            </w:pPr>
            <w:r w:rsidRPr="00602EDC">
              <w:rPr>
                <w:rFonts w:ascii="Times" w:hAnsi="Times"/>
                <w:bCs/>
                <w:sz w:val="20"/>
                <w:szCs w:val="20"/>
              </w:rPr>
              <w:t xml:space="preserve">Japan </w:t>
            </w:r>
          </w:p>
        </w:tc>
        <w:tc>
          <w:tcPr>
            <w:tcW w:w="942" w:type="dxa"/>
          </w:tcPr>
          <w:p w14:paraId="6BFB484D" w14:textId="77777777" w:rsidR="00602EDC" w:rsidRPr="00602EDC" w:rsidRDefault="00602EDC" w:rsidP="001368A3">
            <w:pPr>
              <w:jc w:val="both"/>
              <w:rPr>
                <w:rFonts w:ascii="Times" w:hAnsi="Times"/>
                <w:bCs/>
                <w:sz w:val="20"/>
                <w:szCs w:val="20"/>
              </w:rPr>
            </w:pPr>
            <w:r w:rsidRPr="00602EDC">
              <w:rPr>
                <w:rFonts w:ascii="Times" w:hAnsi="Times"/>
                <w:bCs/>
                <w:sz w:val="20"/>
                <w:szCs w:val="20"/>
              </w:rPr>
              <w:t>32.17%</w:t>
            </w:r>
          </w:p>
        </w:tc>
      </w:tr>
      <w:tr w:rsidR="00602EDC" w:rsidRPr="00602EDC" w14:paraId="181B2658" w14:textId="77777777" w:rsidTr="001368A3">
        <w:trPr>
          <w:trHeight w:val="250"/>
        </w:trPr>
        <w:tc>
          <w:tcPr>
            <w:tcW w:w="1610" w:type="dxa"/>
          </w:tcPr>
          <w:p w14:paraId="1BD07B64" w14:textId="77777777" w:rsidR="00602EDC" w:rsidRPr="00602EDC" w:rsidRDefault="00602EDC" w:rsidP="001368A3">
            <w:pPr>
              <w:jc w:val="both"/>
              <w:rPr>
                <w:rFonts w:ascii="Times" w:hAnsi="Times"/>
                <w:bCs/>
                <w:sz w:val="20"/>
                <w:szCs w:val="20"/>
              </w:rPr>
            </w:pPr>
            <w:r w:rsidRPr="00602EDC">
              <w:rPr>
                <w:rFonts w:ascii="Times" w:hAnsi="Times"/>
                <w:bCs/>
                <w:sz w:val="20"/>
                <w:szCs w:val="20"/>
              </w:rPr>
              <w:t>Southeast Asia</w:t>
            </w:r>
          </w:p>
        </w:tc>
        <w:tc>
          <w:tcPr>
            <w:tcW w:w="942" w:type="dxa"/>
          </w:tcPr>
          <w:p w14:paraId="281A682C" w14:textId="77777777" w:rsidR="00602EDC" w:rsidRPr="00602EDC" w:rsidRDefault="00602EDC" w:rsidP="001368A3">
            <w:pPr>
              <w:jc w:val="both"/>
              <w:rPr>
                <w:rFonts w:ascii="Times" w:hAnsi="Times"/>
                <w:bCs/>
                <w:sz w:val="20"/>
                <w:szCs w:val="20"/>
              </w:rPr>
            </w:pPr>
            <w:r w:rsidRPr="00602EDC">
              <w:rPr>
                <w:rFonts w:ascii="Times" w:hAnsi="Times"/>
                <w:bCs/>
                <w:sz w:val="20"/>
                <w:szCs w:val="20"/>
              </w:rPr>
              <w:t>35.67%</w:t>
            </w:r>
          </w:p>
        </w:tc>
      </w:tr>
      <w:tr w:rsidR="00602EDC" w:rsidRPr="00602EDC" w14:paraId="4749C000" w14:textId="77777777" w:rsidTr="001368A3">
        <w:trPr>
          <w:trHeight w:val="250"/>
        </w:trPr>
        <w:tc>
          <w:tcPr>
            <w:tcW w:w="1610" w:type="dxa"/>
          </w:tcPr>
          <w:p w14:paraId="649AC6F2" w14:textId="77777777" w:rsidR="00602EDC" w:rsidRPr="00602EDC" w:rsidRDefault="00602EDC" w:rsidP="001368A3">
            <w:pPr>
              <w:jc w:val="both"/>
              <w:rPr>
                <w:rFonts w:ascii="Times" w:hAnsi="Times"/>
                <w:bCs/>
                <w:sz w:val="20"/>
                <w:szCs w:val="20"/>
              </w:rPr>
            </w:pPr>
            <w:r w:rsidRPr="00602EDC">
              <w:rPr>
                <w:rFonts w:ascii="Times" w:hAnsi="Times"/>
                <w:bCs/>
                <w:sz w:val="20"/>
                <w:szCs w:val="20"/>
              </w:rPr>
              <w:t>Other</w:t>
            </w:r>
          </w:p>
        </w:tc>
        <w:tc>
          <w:tcPr>
            <w:tcW w:w="942" w:type="dxa"/>
          </w:tcPr>
          <w:p w14:paraId="20CF2EF9" w14:textId="77777777" w:rsidR="00602EDC" w:rsidRPr="00602EDC" w:rsidRDefault="00602EDC" w:rsidP="001368A3">
            <w:pPr>
              <w:jc w:val="both"/>
              <w:rPr>
                <w:rFonts w:ascii="Times" w:hAnsi="Times"/>
                <w:bCs/>
                <w:sz w:val="20"/>
                <w:szCs w:val="20"/>
              </w:rPr>
            </w:pPr>
            <w:r w:rsidRPr="00602EDC">
              <w:rPr>
                <w:rFonts w:ascii="Times" w:hAnsi="Times"/>
                <w:bCs/>
                <w:sz w:val="20"/>
                <w:szCs w:val="20"/>
              </w:rPr>
              <w:t>3.94%</w:t>
            </w:r>
          </w:p>
        </w:tc>
      </w:tr>
    </w:tbl>
    <w:p w14:paraId="0B40DAC8" w14:textId="77777777" w:rsidR="00602EDC" w:rsidRDefault="00602EDC" w:rsidP="001F716F">
      <w:pPr>
        <w:jc w:val="both"/>
        <w:rPr>
          <w:rFonts w:ascii="Times" w:hAnsi="Times"/>
          <w:bCs/>
          <w:sz w:val="20"/>
          <w:szCs w:val="20"/>
        </w:rPr>
      </w:pPr>
    </w:p>
    <w:tbl>
      <w:tblPr>
        <w:tblStyle w:val="TableGrid"/>
        <w:tblpPr w:leftFromText="180" w:rightFromText="180" w:vertAnchor="text" w:horzAnchor="page" w:tblpX="8190" w:tblpY="1005"/>
        <w:tblW w:w="3485" w:type="dxa"/>
        <w:tblLook w:val="04A0" w:firstRow="1" w:lastRow="0" w:firstColumn="1" w:lastColumn="0" w:noHBand="0" w:noVBand="1"/>
      </w:tblPr>
      <w:tblGrid>
        <w:gridCol w:w="2582"/>
        <w:gridCol w:w="903"/>
      </w:tblGrid>
      <w:tr w:rsidR="009D5C85" w:rsidRPr="009B22E3" w14:paraId="7534C077" w14:textId="77777777" w:rsidTr="005F09F5">
        <w:trPr>
          <w:trHeight w:val="260"/>
        </w:trPr>
        <w:tc>
          <w:tcPr>
            <w:tcW w:w="3485" w:type="dxa"/>
            <w:gridSpan w:val="2"/>
            <w:shd w:val="clear" w:color="auto" w:fill="000000" w:themeFill="text1"/>
          </w:tcPr>
          <w:p w14:paraId="4439B72B" w14:textId="77777777" w:rsidR="009D5C85" w:rsidRPr="009B22E3" w:rsidRDefault="009D5C85" w:rsidP="005F09F5">
            <w:pPr>
              <w:jc w:val="both"/>
              <w:rPr>
                <w:sz w:val="20"/>
                <w:szCs w:val="20"/>
              </w:rPr>
            </w:pPr>
            <w:r w:rsidRPr="009B22E3">
              <w:rPr>
                <w:sz w:val="20"/>
                <w:szCs w:val="20"/>
              </w:rPr>
              <w:t xml:space="preserve">Income </w:t>
            </w:r>
          </w:p>
        </w:tc>
      </w:tr>
      <w:tr w:rsidR="009D5C85" w:rsidRPr="009B22E3" w14:paraId="6EAFFB6C" w14:textId="77777777" w:rsidTr="005F09F5">
        <w:trPr>
          <w:trHeight w:val="260"/>
        </w:trPr>
        <w:tc>
          <w:tcPr>
            <w:tcW w:w="2582" w:type="dxa"/>
          </w:tcPr>
          <w:p w14:paraId="03C878E4" w14:textId="77777777" w:rsidR="009D5C85" w:rsidRPr="009B22E3" w:rsidRDefault="009D5C85" w:rsidP="005F09F5">
            <w:pPr>
              <w:jc w:val="both"/>
              <w:rPr>
                <w:sz w:val="20"/>
                <w:szCs w:val="20"/>
              </w:rPr>
            </w:pPr>
            <w:r w:rsidRPr="009B22E3">
              <w:rPr>
                <w:sz w:val="20"/>
                <w:szCs w:val="20"/>
              </w:rPr>
              <w:t>30 Million Won or less</w:t>
            </w:r>
          </w:p>
        </w:tc>
        <w:tc>
          <w:tcPr>
            <w:tcW w:w="903" w:type="dxa"/>
          </w:tcPr>
          <w:p w14:paraId="3CD2666B" w14:textId="77777777" w:rsidR="009D5C85" w:rsidRPr="009B22E3" w:rsidRDefault="009D5C85" w:rsidP="005F09F5">
            <w:pPr>
              <w:jc w:val="both"/>
              <w:rPr>
                <w:sz w:val="20"/>
                <w:szCs w:val="20"/>
              </w:rPr>
            </w:pPr>
            <w:r w:rsidRPr="009B22E3">
              <w:rPr>
                <w:sz w:val="20"/>
                <w:szCs w:val="20"/>
              </w:rPr>
              <w:t>30.20%</w:t>
            </w:r>
          </w:p>
        </w:tc>
      </w:tr>
      <w:tr w:rsidR="009D5C85" w:rsidRPr="009B22E3" w14:paraId="3950CC19" w14:textId="77777777" w:rsidTr="005F09F5">
        <w:trPr>
          <w:trHeight w:val="260"/>
        </w:trPr>
        <w:tc>
          <w:tcPr>
            <w:tcW w:w="2582" w:type="dxa"/>
          </w:tcPr>
          <w:p w14:paraId="704D554B" w14:textId="77777777" w:rsidR="009D5C85" w:rsidRPr="009B22E3" w:rsidRDefault="009D5C85" w:rsidP="005F09F5">
            <w:pPr>
              <w:jc w:val="both"/>
              <w:rPr>
                <w:sz w:val="20"/>
                <w:szCs w:val="20"/>
              </w:rPr>
            </w:pPr>
            <w:r w:rsidRPr="009B22E3">
              <w:rPr>
                <w:sz w:val="20"/>
                <w:szCs w:val="20"/>
              </w:rPr>
              <w:t>30~50 Million Won</w:t>
            </w:r>
          </w:p>
        </w:tc>
        <w:tc>
          <w:tcPr>
            <w:tcW w:w="903" w:type="dxa"/>
          </w:tcPr>
          <w:p w14:paraId="61CE1036" w14:textId="77777777" w:rsidR="009D5C85" w:rsidRPr="009B22E3" w:rsidRDefault="009D5C85" w:rsidP="005F09F5">
            <w:pPr>
              <w:jc w:val="both"/>
              <w:rPr>
                <w:sz w:val="20"/>
                <w:szCs w:val="20"/>
              </w:rPr>
            </w:pPr>
            <w:r w:rsidRPr="009B22E3">
              <w:rPr>
                <w:sz w:val="20"/>
                <w:szCs w:val="20"/>
              </w:rPr>
              <w:t>20.35%</w:t>
            </w:r>
          </w:p>
        </w:tc>
      </w:tr>
      <w:tr w:rsidR="009D5C85" w:rsidRPr="009B22E3" w14:paraId="4FA7E7C1" w14:textId="77777777" w:rsidTr="005F09F5">
        <w:trPr>
          <w:trHeight w:val="260"/>
        </w:trPr>
        <w:tc>
          <w:tcPr>
            <w:tcW w:w="2582" w:type="dxa"/>
          </w:tcPr>
          <w:p w14:paraId="6BB2A4CF" w14:textId="77777777" w:rsidR="009D5C85" w:rsidRPr="009B22E3" w:rsidRDefault="009D5C85" w:rsidP="005F09F5">
            <w:pPr>
              <w:jc w:val="both"/>
              <w:rPr>
                <w:sz w:val="20"/>
                <w:szCs w:val="20"/>
              </w:rPr>
            </w:pPr>
            <w:r w:rsidRPr="009B22E3">
              <w:rPr>
                <w:sz w:val="20"/>
                <w:szCs w:val="20"/>
              </w:rPr>
              <w:t>50~80 Million Won</w:t>
            </w:r>
          </w:p>
        </w:tc>
        <w:tc>
          <w:tcPr>
            <w:tcW w:w="903" w:type="dxa"/>
          </w:tcPr>
          <w:p w14:paraId="3F698F36" w14:textId="77777777" w:rsidR="009D5C85" w:rsidRPr="009B22E3" w:rsidRDefault="009D5C85" w:rsidP="005F09F5">
            <w:pPr>
              <w:jc w:val="both"/>
              <w:rPr>
                <w:sz w:val="20"/>
                <w:szCs w:val="20"/>
              </w:rPr>
            </w:pPr>
            <w:r w:rsidRPr="009B22E3">
              <w:rPr>
                <w:sz w:val="20"/>
                <w:szCs w:val="20"/>
              </w:rPr>
              <w:t>20.10%</w:t>
            </w:r>
          </w:p>
        </w:tc>
      </w:tr>
      <w:tr w:rsidR="009D5C85" w:rsidRPr="009B22E3" w14:paraId="687CE2E1" w14:textId="77777777" w:rsidTr="005F09F5">
        <w:trPr>
          <w:trHeight w:val="260"/>
        </w:trPr>
        <w:tc>
          <w:tcPr>
            <w:tcW w:w="2582" w:type="dxa"/>
          </w:tcPr>
          <w:p w14:paraId="7772A87B" w14:textId="77777777" w:rsidR="009D5C85" w:rsidRPr="009B22E3" w:rsidRDefault="009D5C85" w:rsidP="005F09F5">
            <w:pPr>
              <w:jc w:val="both"/>
              <w:rPr>
                <w:sz w:val="20"/>
                <w:szCs w:val="20"/>
              </w:rPr>
            </w:pPr>
            <w:r w:rsidRPr="009B22E3">
              <w:rPr>
                <w:sz w:val="20"/>
                <w:szCs w:val="20"/>
              </w:rPr>
              <w:t>80 ~100 Million Won</w:t>
            </w:r>
          </w:p>
        </w:tc>
        <w:tc>
          <w:tcPr>
            <w:tcW w:w="903" w:type="dxa"/>
          </w:tcPr>
          <w:p w14:paraId="04B680EE" w14:textId="77777777" w:rsidR="009D5C85" w:rsidRPr="009B22E3" w:rsidRDefault="009D5C85" w:rsidP="005F09F5">
            <w:pPr>
              <w:jc w:val="both"/>
              <w:rPr>
                <w:sz w:val="20"/>
                <w:szCs w:val="20"/>
              </w:rPr>
            </w:pPr>
            <w:r w:rsidRPr="009B22E3">
              <w:rPr>
                <w:sz w:val="20"/>
                <w:szCs w:val="20"/>
              </w:rPr>
              <w:t>13.13%</w:t>
            </w:r>
          </w:p>
        </w:tc>
      </w:tr>
      <w:tr w:rsidR="009D5C85" w:rsidRPr="009B22E3" w14:paraId="747DBEAB" w14:textId="77777777" w:rsidTr="005F09F5">
        <w:trPr>
          <w:trHeight w:val="260"/>
        </w:trPr>
        <w:tc>
          <w:tcPr>
            <w:tcW w:w="2582" w:type="dxa"/>
          </w:tcPr>
          <w:p w14:paraId="1A18C954" w14:textId="77777777" w:rsidR="009D5C85" w:rsidRPr="009B22E3" w:rsidRDefault="009D5C85" w:rsidP="005F09F5">
            <w:pPr>
              <w:jc w:val="both"/>
              <w:rPr>
                <w:sz w:val="20"/>
                <w:szCs w:val="20"/>
              </w:rPr>
            </w:pPr>
            <w:r w:rsidRPr="009B22E3">
              <w:rPr>
                <w:sz w:val="20"/>
                <w:szCs w:val="20"/>
              </w:rPr>
              <w:t xml:space="preserve"> 100 ~150 Million Won</w:t>
            </w:r>
          </w:p>
        </w:tc>
        <w:tc>
          <w:tcPr>
            <w:tcW w:w="903" w:type="dxa"/>
          </w:tcPr>
          <w:p w14:paraId="43F04B18" w14:textId="77777777" w:rsidR="009D5C85" w:rsidRPr="009B22E3" w:rsidRDefault="009D5C85" w:rsidP="005F09F5">
            <w:pPr>
              <w:jc w:val="both"/>
              <w:rPr>
                <w:sz w:val="20"/>
                <w:szCs w:val="20"/>
              </w:rPr>
            </w:pPr>
            <w:r w:rsidRPr="009B22E3">
              <w:rPr>
                <w:sz w:val="20"/>
                <w:szCs w:val="20"/>
              </w:rPr>
              <w:t>7.22%</w:t>
            </w:r>
          </w:p>
        </w:tc>
      </w:tr>
      <w:tr w:rsidR="009D5C85" w:rsidRPr="009B22E3" w14:paraId="1D641EC0" w14:textId="77777777" w:rsidTr="005F09F5">
        <w:trPr>
          <w:trHeight w:val="260"/>
        </w:trPr>
        <w:tc>
          <w:tcPr>
            <w:tcW w:w="2582" w:type="dxa"/>
          </w:tcPr>
          <w:p w14:paraId="170895FE" w14:textId="77777777" w:rsidR="009D5C85" w:rsidRPr="009B22E3" w:rsidRDefault="009D5C85" w:rsidP="005F09F5">
            <w:pPr>
              <w:jc w:val="both"/>
              <w:rPr>
                <w:sz w:val="20"/>
                <w:szCs w:val="20"/>
              </w:rPr>
            </w:pPr>
            <w:r w:rsidRPr="009B22E3">
              <w:rPr>
                <w:sz w:val="20"/>
                <w:szCs w:val="20"/>
              </w:rPr>
              <w:t>150 ~200 Million Won</w:t>
            </w:r>
          </w:p>
        </w:tc>
        <w:tc>
          <w:tcPr>
            <w:tcW w:w="903" w:type="dxa"/>
          </w:tcPr>
          <w:p w14:paraId="3F6EEC18" w14:textId="77777777" w:rsidR="009D5C85" w:rsidRPr="009B22E3" w:rsidRDefault="009D5C85" w:rsidP="005F09F5">
            <w:pPr>
              <w:jc w:val="both"/>
              <w:rPr>
                <w:sz w:val="20"/>
                <w:szCs w:val="20"/>
              </w:rPr>
            </w:pPr>
            <w:r w:rsidRPr="009B22E3">
              <w:rPr>
                <w:sz w:val="20"/>
                <w:szCs w:val="20"/>
              </w:rPr>
              <w:t>3.94%</w:t>
            </w:r>
          </w:p>
        </w:tc>
      </w:tr>
      <w:tr w:rsidR="009D5C85" w:rsidRPr="009B22E3" w14:paraId="0978C19D" w14:textId="77777777" w:rsidTr="005F09F5">
        <w:trPr>
          <w:trHeight w:val="260"/>
        </w:trPr>
        <w:tc>
          <w:tcPr>
            <w:tcW w:w="2582" w:type="dxa"/>
          </w:tcPr>
          <w:p w14:paraId="24FC70E9" w14:textId="77777777" w:rsidR="009D5C85" w:rsidRPr="009B22E3" w:rsidRDefault="009D5C85" w:rsidP="005F09F5">
            <w:pPr>
              <w:jc w:val="both"/>
              <w:rPr>
                <w:sz w:val="20"/>
                <w:szCs w:val="20"/>
              </w:rPr>
            </w:pPr>
            <w:r w:rsidRPr="009B22E3">
              <w:rPr>
                <w:sz w:val="20"/>
                <w:szCs w:val="20"/>
              </w:rPr>
              <w:t>200 Million Won or more</w:t>
            </w:r>
          </w:p>
        </w:tc>
        <w:tc>
          <w:tcPr>
            <w:tcW w:w="903" w:type="dxa"/>
          </w:tcPr>
          <w:p w14:paraId="0384673A" w14:textId="77777777" w:rsidR="009D5C85" w:rsidRPr="009B22E3" w:rsidRDefault="009D5C85" w:rsidP="005F09F5">
            <w:pPr>
              <w:jc w:val="both"/>
              <w:rPr>
                <w:sz w:val="20"/>
                <w:szCs w:val="20"/>
              </w:rPr>
            </w:pPr>
            <w:r w:rsidRPr="009B22E3">
              <w:rPr>
                <w:sz w:val="20"/>
                <w:szCs w:val="20"/>
              </w:rPr>
              <w:t>3.06%</w:t>
            </w:r>
          </w:p>
        </w:tc>
      </w:tr>
      <w:tr w:rsidR="009D5C85" w:rsidRPr="009B22E3" w14:paraId="22A063B2" w14:textId="77777777" w:rsidTr="005F09F5">
        <w:trPr>
          <w:trHeight w:val="260"/>
        </w:trPr>
        <w:tc>
          <w:tcPr>
            <w:tcW w:w="2582" w:type="dxa"/>
          </w:tcPr>
          <w:p w14:paraId="78A85795" w14:textId="77777777" w:rsidR="009D5C85" w:rsidRPr="009B22E3" w:rsidRDefault="009D5C85" w:rsidP="005F09F5">
            <w:pPr>
              <w:jc w:val="both"/>
              <w:rPr>
                <w:sz w:val="20"/>
                <w:szCs w:val="20"/>
              </w:rPr>
            </w:pPr>
            <w:r w:rsidRPr="009B22E3">
              <w:rPr>
                <w:sz w:val="20"/>
                <w:szCs w:val="20"/>
              </w:rPr>
              <w:t>30 Million Won or less</w:t>
            </w:r>
          </w:p>
        </w:tc>
        <w:tc>
          <w:tcPr>
            <w:tcW w:w="903" w:type="dxa"/>
          </w:tcPr>
          <w:p w14:paraId="6D34EE21" w14:textId="77777777" w:rsidR="009D5C85" w:rsidRPr="009B22E3" w:rsidRDefault="009D5C85" w:rsidP="005F09F5">
            <w:pPr>
              <w:jc w:val="both"/>
              <w:rPr>
                <w:sz w:val="20"/>
                <w:szCs w:val="20"/>
              </w:rPr>
            </w:pPr>
            <w:r w:rsidRPr="009B22E3">
              <w:rPr>
                <w:sz w:val="20"/>
                <w:szCs w:val="20"/>
              </w:rPr>
              <w:t>30.20%</w:t>
            </w:r>
          </w:p>
        </w:tc>
      </w:tr>
      <w:tr w:rsidR="009D5C85" w:rsidRPr="009B22E3" w14:paraId="297C2A6F" w14:textId="77777777" w:rsidTr="005F09F5">
        <w:trPr>
          <w:trHeight w:val="260"/>
        </w:trPr>
        <w:tc>
          <w:tcPr>
            <w:tcW w:w="2582" w:type="dxa"/>
          </w:tcPr>
          <w:p w14:paraId="7E1D794E" w14:textId="77777777" w:rsidR="009D5C85" w:rsidRPr="009B22E3" w:rsidRDefault="009D5C85" w:rsidP="005F09F5">
            <w:pPr>
              <w:jc w:val="both"/>
              <w:rPr>
                <w:sz w:val="20"/>
                <w:szCs w:val="20"/>
              </w:rPr>
            </w:pPr>
            <w:r w:rsidRPr="009B22E3">
              <w:rPr>
                <w:sz w:val="20"/>
                <w:szCs w:val="20"/>
              </w:rPr>
              <w:t>30~50 Million Won</w:t>
            </w:r>
          </w:p>
        </w:tc>
        <w:tc>
          <w:tcPr>
            <w:tcW w:w="903" w:type="dxa"/>
          </w:tcPr>
          <w:p w14:paraId="4BC396C7" w14:textId="77777777" w:rsidR="009D5C85" w:rsidRPr="009B22E3" w:rsidRDefault="009D5C85" w:rsidP="005F09F5">
            <w:pPr>
              <w:jc w:val="both"/>
              <w:rPr>
                <w:sz w:val="20"/>
                <w:szCs w:val="20"/>
              </w:rPr>
            </w:pPr>
            <w:r w:rsidRPr="009B22E3">
              <w:rPr>
                <w:sz w:val="20"/>
                <w:szCs w:val="20"/>
              </w:rPr>
              <w:t>20.35%</w:t>
            </w:r>
          </w:p>
        </w:tc>
      </w:tr>
      <w:tr w:rsidR="009D5C85" w:rsidRPr="009B22E3" w14:paraId="05BBDF14" w14:textId="77777777" w:rsidTr="005F09F5">
        <w:trPr>
          <w:trHeight w:val="260"/>
        </w:trPr>
        <w:tc>
          <w:tcPr>
            <w:tcW w:w="2582" w:type="dxa"/>
          </w:tcPr>
          <w:p w14:paraId="1B74AB82" w14:textId="77777777" w:rsidR="009D5C85" w:rsidRPr="009B22E3" w:rsidRDefault="009D5C85" w:rsidP="005F09F5">
            <w:pPr>
              <w:jc w:val="both"/>
              <w:rPr>
                <w:sz w:val="20"/>
                <w:szCs w:val="20"/>
              </w:rPr>
            </w:pPr>
            <w:r w:rsidRPr="009B22E3">
              <w:rPr>
                <w:sz w:val="20"/>
                <w:szCs w:val="20"/>
              </w:rPr>
              <w:t>50~80 Million Won</w:t>
            </w:r>
          </w:p>
        </w:tc>
        <w:tc>
          <w:tcPr>
            <w:tcW w:w="903" w:type="dxa"/>
          </w:tcPr>
          <w:p w14:paraId="65E46321" w14:textId="77777777" w:rsidR="009D5C85" w:rsidRPr="009B22E3" w:rsidRDefault="009D5C85" w:rsidP="005F09F5">
            <w:pPr>
              <w:jc w:val="both"/>
              <w:rPr>
                <w:sz w:val="20"/>
                <w:szCs w:val="20"/>
              </w:rPr>
            </w:pPr>
            <w:r w:rsidRPr="009B22E3">
              <w:rPr>
                <w:sz w:val="20"/>
                <w:szCs w:val="20"/>
              </w:rPr>
              <w:t>20.10%</w:t>
            </w:r>
          </w:p>
        </w:tc>
      </w:tr>
      <w:tr w:rsidR="009D5C85" w:rsidRPr="009B22E3" w14:paraId="032BC630" w14:textId="77777777" w:rsidTr="005F09F5">
        <w:trPr>
          <w:trHeight w:val="260"/>
        </w:trPr>
        <w:tc>
          <w:tcPr>
            <w:tcW w:w="2582" w:type="dxa"/>
          </w:tcPr>
          <w:p w14:paraId="1369BFEF" w14:textId="77777777" w:rsidR="009D5C85" w:rsidRPr="009B22E3" w:rsidRDefault="009D5C85" w:rsidP="005F09F5">
            <w:pPr>
              <w:jc w:val="both"/>
              <w:rPr>
                <w:sz w:val="20"/>
                <w:szCs w:val="20"/>
              </w:rPr>
            </w:pPr>
            <w:r w:rsidRPr="009B22E3">
              <w:rPr>
                <w:sz w:val="20"/>
                <w:szCs w:val="20"/>
              </w:rPr>
              <w:t>80 ~100 Million Won</w:t>
            </w:r>
          </w:p>
        </w:tc>
        <w:tc>
          <w:tcPr>
            <w:tcW w:w="903" w:type="dxa"/>
          </w:tcPr>
          <w:p w14:paraId="5AF4FA1B" w14:textId="77777777" w:rsidR="009D5C85" w:rsidRPr="009B22E3" w:rsidRDefault="009D5C85" w:rsidP="005F09F5">
            <w:pPr>
              <w:jc w:val="both"/>
              <w:rPr>
                <w:sz w:val="20"/>
                <w:szCs w:val="20"/>
              </w:rPr>
            </w:pPr>
            <w:r w:rsidRPr="009B22E3">
              <w:rPr>
                <w:sz w:val="20"/>
                <w:szCs w:val="20"/>
              </w:rPr>
              <w:t>13.13%</w:t>
            </w:r>
          </w:p>
        </w:tc>
      </w:tr>
    </w:tbl>
    <w:p w14:paraId="2D677F79" w14:textId="77777777" w:rsidR="00602EDC" w:rsidRPr="00602EDC" w:rsidRDefault="00602EDC" w:rsidP="001F716F">
      <w:pPr>
        <w:jc w:val="both"/>
        <w:rPr>
          <w:rFonts w:ascii="Times" w:hAnsi="Times"/>
          <w:bCs/>
          <w:sz w:val="20"/>
          <w:szCs w:val="20"/>
        </w:rPr>
      </w:pPr>
    </w:p>
    <w:p w14:paraId="30D33FE2" w14:textId="77777777" w:rsidR="002032A0" w:rsidRPr="00602EDC" w:rsidRDefault="002032A0">
      <w:pPr>
        <w:jc w:val="both"/>
        <w:rPr>
          <w:rFonts w:ascii="Times" w:hAnsi="Times"/>
          <w:bCs/>
          <w:sz w:val="20"/>
          <w:szCs w:val="20"/>
        </w:rPr>
      </w:pPr>
    </w:p>
    <w:p w14:paraId="1419D074" w14:textId="7774722D" w:rsidR="00AC7C30" w:rsidRPr="009D5C85" w:rsidRDefault="00AC7C30">
      <w:pPr>
        <w:jc w:val="both"/>
        <w:rPr>
          <w:rFonts w:ascii="Times" w:hAnsi="Times"/>
          <w:b/>
          <w:sz w:val="20"/>
          <w:szCs w:val="20"/>
        </w:rPr>
      </w:pPr>
    </w:p>
    <w:tbl>
      <w:tblPr>
        <w:tblStyle w:val="TableGrid"/>
        <w:tblpPr w:leftFromText="180" w:rightFromText="180" w:vertAnchor="text" w:horzAnchor="margin" w:tblpXSpec="center" w:tblpY="294"/>
        <w:tblW w:w="3235" w:type="dxa"/>
        <w:tblLook w:val="04A0" w:firstRow="1" w:lastRow="0" w:firstColumn="1" w:lastColumn="0" w:noHBand="0" w:noVBand="1"/>
      </w:tblPr>
      <w:tblGrid>
        <w:gridCol w:w="2009"/>
        <w:gridCol w:w="1226"/>
      </w:tblGrid>
      <w:tr w:rsidR="005F09F5" w:rsidRPr="00602EDC" w14:paraId="2D173193" w14:textId="77777777" w:rsidTr="001368A3">
        <w:trPr>
          <w:trHeight w:val="198"/>
        </w:trPr>
        <w:tc>
          <w:tcPr>
            <w:tcW w:w="3235" w:type="dxa"/>
            <w:gridSpan w:val="2"/>
            <w:shd w:val="clear" w:color="auto" w:fill="000000" w:themeFill="text1"/>
          </w:tcPr>
          <w:p w14:paraId="62247E89" w14:textId="77777777" w:rsidR="005F09F5" w:rsidRPr="00602EDC" w:rsidRDefault="005F09F5" w:rsidP="005F09F5">
            <w:pPr>
              <w:jc w:val="both"/>
              <w:rPr>
                <w:rFonts w:ascii="Times" w:hAnsi="Times"/>
                <w:bCs/>
                <w:sz w:val="20"/>
                <w:szCs w:val="20"/>
              </w:rPr>
            </w:pPr>
            <w:r w:rsidRPr="00602EDC">
              <w:rPr>
                <w:rFonts w:ascii="Times" w:hAnsi="Times"/>
                <w:bCs/>
                <w:sz w:val="20"/>
                <w:szCs w:val="20"/>
              </w:rPr>
              <w:t xml:space="preserve">Providence Residence   </w:t>
            </w:r>
          </w:p>
        </w:tc>
      </w:tr>
      <w:tr w:rsidR="005F09F5" w:rsidRPr="00602EDC" w14:paraId="7ACC8CC3" w14:textId="77777777" w:rsidTr="001368A3">
        <w:trPr>
          <w:trHeight w:val="198"/>
        </w:trPr>
        <w:tc>
          <w:tcPr>
            <w:tcW w:w="2009" w:type="dxa"/>
          </w:tcPr>
          <w:p w14:paraId="6DD5AC24" w14:textId="77777777" w:rsidR="005F09F5" w:rsidRPr="00602EDC" w:rsidRDefault="005F09F5" w:rsidP="005F09F5">
            <w:pPr>
              <w:jc w:val="both"/>
              <w:rPr>
                <w:rFonts w:ascii="Times" w:hAnsi="Times"/>
                <w:bCs/>
                <w:sz w:val="20"/>
                <w:szCs w:val="20"/>
              </w:rPr>
            </w:pPr>
            <w:r w:rsidRPr="00602EDC">
              <w:rPr>
                <w:rFonts w:ascii="Times" w:hAnsi="Times"/>
                <w:bCs/>
                <w:sz w:val="20"/>
                <w:szCs w:val="20"/>
              </w:rPr>
              <w:t xml:space="preserve">Seoul </w:t>
            </w:r>
          </w:p>
        </w:tc>
        <w:tc>
          <w:tcPr>
            <w:tcW w:w="1226" w:type="dxa"/>
          </w:tcPr>
          <w:p w14:paraId="3939D5D1" w14:textId="77777777" w:rsidR="005F09F5" w:rsidRPr="00602EDC" w:rsidRDefault="005F09F5" w:rsidP="005F09F5">
            <w:pPr>
              <w:jc w:val="both"/>
              <w:rPr>
                <w:rFonts w:ascii="Times" w:hAnsi="Times"/>
                <w:bCs/>
                <w:sz w:val="20"/>
                <w:szCs w:val="20"/>
              </w:rPr>
            </w:pPr>
            <w:r w:rsidRPr="00602EDC">
              <w:rPr>
                <w:rFonts w:ascii="Times" w:hAnsi="Times"/>
                <w:bCs/>
                <w:sz w:val="20"/>
                <w:szCs w:val="20"/>
              </w:rPr>
              <w:t>39.39%</w:t>
            </w:r>
          </w:p>
        </w:tc>
      </w:tr>
      <w:tr w:rsidR="005F09F5" w:rsidRPr="00602EDC" w14:paraId="3FB6DB2C" w14:textId="77777777" w:rsidTr="001368A3">
        <w:trPr>
          <w:trHeight w:val="198"/>
        </w:trPr>
        <w:tc>
          <w:tcPr>
            <w:tcW w:w="2009" w:type="dxa"/>
          </w:tcPr>
          <w:p w14:paraId="14410CE1" w14:textId="77777777" w:rsidR="005F09F5" w:rsidRPr="00602EDC" w:rsidRDefault="005F09F5" w:rsidP="005F09F5">
            <w:pPr>
              <w:jc w:val="both"/>
              <w:rPr>
                <w:rFonts w:ascii="Times" w:hAnsi="Times"/>
                <w:bCs/>
                <w:sz w:val="20"/>
                <w:szCs w:val="20"/>
              </w:rPr>
            </w:pPr>
            <w:r w:rsidRPr="00602EDC">
              <w:rPr>
                <w:rFonts w:ascii="Times" w:hAnsi="Times"/>
                <w:bCs/>
                <w:sz w:val="20"/>
                <w:szCs w:val="20"/>
              </w:rPr>
              <w:t xml:space="preserve">Incheon </w:t>
            </w:r>
          </w:p>
        </w:tc>
        <w:tc>
          <w:tcPr>
            <w:tcW w:w="1226" w:type="dxa"/>
          </w:tcPr>
          <w:p w14:paraId="1E97C6EB" w14:textId="77777777" w:rsidR="005F09F5" w:rsidRPr="00602EDC" w:rsidRDefault="005F09F5" w:rsidP="005F09F5">
            <w:pPr>
              <w:jc w:val="both"/>
              <w:rPr>
                <w:rFonts w:ascii="Times" w:hAnsi="Times"/>
                <w:bCs/>
                <w:sz w:val="20"/>
                <w:szCs w:val="20"/>
              </w:rPr>
            </w:pPr>
            <w:r w:rsidRPr="00602EDC">
              <w:rPr>
                <w:rFonts w:ascii="Times" w:hAnsi="Times"/>
                <w:bCs/>
                <w:sz w:val="20"/>
                <w:szCs w:val="20"/>
              </w:rPr>
              <w:t>4.60%</w:t>
            </w:r>
          </w:p>
        </w:tc>
      </w:tr>
      <w:tr w:rsidR="005F09F5" w:rsidRPr="00602EDC" w14:paraId="3B41B620" w14:textId="77777777" w:rsidTr="001368A3">
        <w:trPr>
          <w:trHeight w:val="198"/>
        </w:trPr>
        <w:tc>
          <w:tcPr>
            <w:tcW w:w="2009" w:type="dxa"/>
          </w:tcPr>
          <w:p w14:paraId="6502EA7E" w14:textId="77777777" w:rsidR="005F09F5" w:rsidRPr="00602EDC" w:rsidRDefault="005F09F5" w:rsidP="005F09F5">
            <w:pPr>
              <w:jc w:val="both"/>
              <w:rPr>
                <w:rFonts w:ascii="Times" w:hAnsi="Times"/>
                <w:bCs/>
                <w:sz w:val="20"/>
                <w:szCs w:val="20"/>
              </w:rPr>
            </w:pPr>
            <w:proofErr w:type="spellStart"/>
            <w:r w:rsidRPr="00602EDC">
              <w:rPr>
                <w:rFonts w:ascii="Times" w:hAnsi="Times"/>
                <w:bCs/>
                <w:sz w:val="20"/>
                <w:szCs w:val="20"/>
              </w:rPr>
              <w:t>Kyungki</w:t>
            </w:r>
            <w:proofErr w:type="spellEnd"/>
            <w:r w:rsidRPr="00602EDC">
              <w:rPr>
                <w:rFonts w:ascii="Times" w:hAnsi="Times"/>
                <w:bCs/>
                <w:sz w:val="20"/>
                <w:szCs w:val="20"/>
              </w:rPr>
              <w:t>-do</w:t>
            </w:r>
          </w:p>
        </w:tc>
        <w:tc>
          <w:tcPr>
            <w:tcW w:w="1226" w:type="dxa"/>
          </w:tcPr>
          <w:p w14:paraId="3BEAD6DD" w14:textId="77777777" w:rsidR="005F09F5" w:rsidRPr="00602EDC" w:rsidRDefault="005F09F5" w:rsidP="005F09F5">
            <w:pPr>
              <w:jc w:val="both"/>
              <w:rPr>
                <w:rFonts w:ascii="Times" w:hAnsi="Times"/>
                <w:bCs/>
                <w:sz w:val="20"/>
                <w:szCs w:val="20"/>
              </w:rPr>
            </w:pPr>
            <w:r w:rsidRPr="00602EDC">
              <w:rPr>
                <w:rFonts w:ascii="Times" w:hAnsi="Times"/>
                <w:bCs/>
                <w:sz w:val="20"/>
                <w:szCs w:val="20"/>
              </w:rPr>
              <w:t>26.26%</w:t>
            </w:r>
          </w:p>
        </w:tc>
      </w:tr>
      <w:tr w:rsidR="005F09F5" w:rsidRPr="00602EDC" w14:paraId="711ECA39" w14:textId="77777777" w:rsidTr="001368A3">
        <w:trPr>
          <w:trHeight w:val="198"/>
        </w:trPr>
        <w:tc>
          <w:tcPr>
            <w:tcW w:w="2009" w:type="dxa"/>
          </w:tcPr>
          <w:p w14:paraId="62F4BB4C" w14:textId="77777777" w:rsidR="005F09F5" w:rsidRPr="00602EDC" w:rsidRDefault="005F09F5" w:rsidP="005F09F5">
            <w:pPr>
              <w:jc w:val="both"/>
              <w:rPr>
                <w:rFonts w:ascii="Times" w:hAnsi="Times"/>
                <w:bCs/>
                <w:sz w:val="20"/>
                <w:szCs w:val="20"/>
              </w:rPr>
            </w:pPr>
            <w:r w:rsidRPr="00602EDC">
              <w:rPr>
                <w:rFonts w:ascii="Times" w:hAnsi="Times"/>
                <w:bCs/>
                <w:sz w:val="20"/>
                <w:szCs w:val="20"/>
              </w:rPr>
              <w:t>Chungcheong-do</w:t>
            </w:r>
          </w:p>
        </w:tc>
        <w:tc>
          <w:tcPr>
            <w:tcW w:w="1226" w:type="dxa"/>
          </w:tcPr>
          <w:p w14:paraId="61C22BFF" w14:textId="77777777" w:rsidR="005F09F5" w:rsidRPr="00602EDC" w:rsidRDefault="005F09F5" w:rsidP="005F09F5">
            <w:pPr>
              <w:jc w:val="both"/>
              <w:rPr>
                <w:rFonts w:ascii="Times" w:hAnsi="Times"/>
                <w:bCs/>
                <w:sz w:val="20"/>
                <w:szCs w:val="20"/>
              </w:rPr>
            </w:pPr>
            <w:r w:rsidRPr="00602EDC">
              <w:rPr>
                <w:rFonts w:ascii="Times" w:hAnsi="Times"/>
                <w:bCs/>
                <w:sz w:val="20"/>
                <w:szCs w:val="20"/>
              </w:rPr>
              <w:t>2.80%`</w:t>
            </w:r>
          </w:p>
        </w:tc>
      </w:tr>
      <w:tr w:rsidR="005F09F5" w:rsidRPr="00602EDC" w14:paraId="77DAB13D" w14:textId="77777777" w:rsidTr="001368A3">
        <w:trPr>
          <w:trHeight w:val="198"/>
        </w:trPr>
        <w:tc>
          <w:tcPr>
            <w:tcW w:w="2009" w:type="dxa"/>
          </w:tcPr>
          <w:p w14:paraId="4540DED3" w14:textId="77777777" w:rsidR="005F09F5" w:rsidRPr="00602EDC" w:rsidRDefault="005F09F5" w:rsidP="005F09F5">
            <w:pPr>
              <w:jc w:val="both"/>
              <w:rPr>
                <w:rFonts w:ascii="Times" w:hAnsi="Times"/>
                <w:bCs/>
                <w:sz w:val="20"/>
                <w:szCs w:val="20"/>
              </w:rPr>
            </w:pPr>
            <w:proofErr w:type="spellStart"/>
            <w:r w:rsidRPr="00602EDC">
              <w:rPr>
                <w:rFonts w:ascii="Times" w:hAnsi="Times"/>
                <w:bCs/>
                <w:sz w:val="20"/>
                <w:szCs w:val="20"/>
              </w:rPr>
              <w:t>Kyungsang</w:t>
            </w:r>
            <w:proofErr w:type="spellEnd"/>
            <w:r w:rsidRPr="00602EDC">
              <w:rPr>
                <w:rFonts w:ascii="Times" w:hAnsi="Times"/>
                <w:bCs/>
                <w:sz w:val="20"/>
                <w:szCs w:val="20"/>
              </w:rPr>
              <w:t>-do</w:t>
            </w:r>
          </w:p>
        </w:tc>
        <w:tc>
          <w:tcPr>
            <w:tcW w:w="1226" w:type="dxa"/>
          </w:tcPr>
          <w:p w14:paraId="64B110B4" w14:textId="77777777" w:rsidR="005F09F5" w:rsidRPr="00602EDC" w:rsidRDefault="005F09F5" w:rsidP="005F09F5">
            <w:pPr>
              <w:jc w:val="both"/>
              <w:rPr>
                <w:rFonts w:ascii="Times" w:hAnsi="Times"/>
                <w:bCs/>
                <w:sz w:val="20"/>
                <w:szCs w:val="20"/>
              </w:rPr>
            </w:pPr>
            <w:r w:rsidRPr="00602EDC">
              <w:rPr>
                <w:rFonts w:ascii="Times" w:hAnsi="Times"/>
                <w:bCs/>
                <w:sz w:val="20"/>
                <w:szCs w:val="20"/>
              </w:rPr>
              <w:t>5.47%</w:t>
            </w:r>
          </w:p>
        </w:tc>
      </w:tr>
      <w:tr w:rsidR="005F09F5" w:rsidRPr="00602EDC" w14:paraId="335AF98B" w14:textId="77777777" w:rsidTr="001368A3">
        <w:trPr>
          <w:trHeight w:val="198"/>
        </w:trPr>
        <w:tc>
          <w:tcPr>
            <w:tcW w:w="2009" w:type="dxa"/>
          </w:tcPr>
          <w:p w14:paraId="1BCE67ED" w14:textId="77777777" w:rsidR="005F09F5" w:rsidRPr="00602EDC" w:rsidRDefault="005F09F5" w:rsidP="005F09F5">
            <w:pPr>
              <w:jc w:val="both"/>
              <w:rPr>
                <w:rFonts w:ascii="Times" w:hAnsi="Times"/>
                <w:bCs/>
                <w:sz w:val="20"/>
                <w:szCs w:val="20"/>
              </w:rPr>
            </w:pPr>
            <w:proofErr w:type="spellStart"/>
            <w:r w:rsidRPr="00602EDC">
              <w:rPr>
                <w:rFonts w:ascii="Times" w:hAnsi="Times"/>
                <w:bCs/>
                <w:sz w:val="20"/>
                <w:szCs w:val="20"/>
              </w:rPr>
              <w:t>Jeonra</w:t>
            </w:r>
            <w:proofErr w:type="spellEnd"/>
            <w:r w:rsidRPr="00602EDC">
              <w:rPr>
                <w:rFonts w:ascii="Times" w:hAnsi="Times"/>
                <w:bCs/>
                <w:sz w:val="20"/>
                <w:szCs w:val="20"/>
              </w:rPr>
              <w:t>-do</w:t>
            </w:r>
          </w:p>
        </w:tc>
        <w:tc>
          <w:tcPr>
            <w:tcW w:w="1226" w:type="dxa"/>
          </w:tcPr>
          <w:p w14:paraId="58759ED3" w14:textId="77777777" w:rsidR="005F09F5" w:rsidRPr="00602EDC" w:rsidRDefault="005F09F5" w:rsidP="005F09F5">
            <w:pPr>
              <w:jc w:val="both"/>
              <w:rPr>
                <w:rFonts w:ascii="Times" w:hAnsi="Times"/>
                <w:bCs/>
                <w:sz w:val="20"/>
                <w:szCs w:val="20"/>
              </w:rPr>
            </w:pPr>
            <w:r w:rsidRPr="00602EDC">
              <w:rPr>
                <w:rFonts w:ascii="Times" w:hAnsi="Times"/>
                <w:bCs/>
                <w:sz w:val="20"/>
                <w:szCs w:val="20"/>
              </w:rPr>
              <w:t>1.75%</w:t>
            </w:r>
          </w:p>
        </w:tc>
      </w:tr>
      <w:tr w:rsidR="005F09F5" w:rsidRPr="00602EDC" w14:paraId="453D1D42" w14:textId="77777777" w:rsidTr="001368A3">
        <w:trPr>
          <w:trHeight w:val="198"/>
        </w:trPr>
        <w:tc>
          <w:tcPr>
            <w:tcW w:w="2009" w:type="dxa"/>
          </w:tcPr>
          <w:p w14:paraId="44240AC2" w14:textId="77777777" w:rsidR="005F09F5" w:rsidRPr="00602EDC" w:rsidRDefault="005F09F5" w:rsidP="005F09F5">
            <w:pPr>
              <w:jc w:val="both"/>
              <w:rPr>
                <w:rFonts w:ascii="Times" w:hAnsi="Times"/>
                <w:bCs/>
                <w:sz w:val="20"/>
                <w:szCs w:val="20"/>
              </w:rPr>
            </w:pPr>
            <w:proofErr w:type="spellStart"/>
            <w:r w:rsidRPr="00602EDC">
              <w:rPr>
                <w:rFonts w:ascii="Times" w:hAnsi="Times"/>
                <w:bCs/>
                <w:sz w:val="20"/>
                <w:szCs w:val="20"/>
              </w:rPr>
              <w:t>Kangwon</w:t>
            </w:r>
            <w:proofErr w:type="spellEnd"/>
            <w:r w:rsidRPr="00602EDC">
              <w:rPr>
                <w:rFonts w:ascii="Times" w:hAnsi="Times"/>
                <w:bCs/>
                <w:sz w:val="20"/>
                <w:szCs w:val="20"/>
              </w:rPr>
              <w:t>-do</w:t>
            </w:r>
          </w:p>
        </w:tc>
        <w:tc>
          <w:tcPr>
            <w:tcW w:w="1226" w:type="dxa"/>
          </w:tcPr>
          <w:p w14:paraId="35BD9655" w14:textId="77777777" w:rsidR="005F09F5" w:rsidRPr="00602EDC" w:rsidRDefault="005F09F5" w:rsidP="005F09F5">
            <w:pPr>
              <w:jc w:val="both"/>
              <w:rPr>
                <w:rFonts w:ascii="Times" w:hAnsi="Times"/>
                <w:bCs/>
                <w:sz w:val="20"/>
                <w:szCs w:val="20"/>
              </w:rPr>
            </w:pPr>
            <w:r w:rsidRPr="00602EDC">
              <w:rPr>
                <w:rFonts w:ascii="Times" w:hAnsi="Times"/>
                <w:bCs/>
                <w:sz w:val="20"/>
                <w:szCs w:val="20"/>
              </w:rPr>
              <w:t>1.00%</w:t>
            </w:r>
          </w:p>
        </w:tc>
      </w:tr>
      <w:tr w:rsidR="005F09F5" w:rsidRPr="00602EDC" w14:paraId="14321A50" w14:textId="77777777" w:rsidTr="001368A3">
        <w:trPr>
          <w:trHeight w:val="198"/>
        </w:trPr>
        <w:tc>
          <w:tcPr>
            <w:tcW w:w="2009" w:type="dxa"/>
          </w:tcPr>
          <w:p w14:paraId="549859C6" w14:textId="77777777" w:rsidR="005F09F5" w:rsidRPr="00602EDC" w:rsidRDefault="005F09F5" w:rsidP="005F09F5">
            <w:pPr>
              <w:jc w:val="both"/>
              <w:rPr>
                <w:rFonts w:ascii="Times" w:hAnsi="Times"/>
                <w:bCs/>
                <w:sz w:val="20"/>
                <w:szCs w:val="20"/>
              </w:rPr>
            </w:pPr>
            <w:r w:rsidRPr="00602EDC">
              <w:rPr>
                <w:rFonts w:ascii="Times" w:hAnsi="Times"/>
                <w:bCs/>
                <w:sz w:val="20"/>
                <w:szCs w:val="20"/>
              </w:rPr>
              <w:t xml:space="preserve">Other </w:t>
            </w:r>
          </w:p>
        </w:tc>
        <w:tc>
          <w:tcPr>
            <w:tcW w:w="1226" w:type="dxa"/>
          </w:tcPr>
          <w:p w14:paraId="73B8D0E0" w14:textId="77777777" w:rsidR="005F09F5" w:rsidRPr="00602EDC" w:rsidRDefault="005F09F5" w:rsidP="005F09F5">
            <w:pPr>
              <w:jc w:val="both"/>
              <w:rPr>
                <w:rFonts w:ascii="Times" w:hAnsi="Times"/>
                <w:bCs/>
                <w:sz w:val="20"/>
                <w:szCs w:val="20"/>
              </w:rPr>
            </w:pPr>
            <w:r w:rsidRPr="00602EDC">
              <w:rPr>
                <w:rFonts w:ascii="Times" w:hAnsi="Times"/>
                <w:bCs/>
                <w:sz w:val="20"/>
                <w:szCs w:val="20"/>
              </w:rPr>
              <w:t>18.60%</w:t>
            </w:r>
          </w:p>
        </w:tc>
      </w:tr>
    </w:tbl>
    <w:p w14:paraId="258A2C4F" w14:textId="77777777" w:rsidR="00602EDC" w:rsidRDefault="00602EDC">
      <w:pPr>
        <w:jc w:val="both"/>
        <w:rPr>
          <w:rFonts w:ascii="Times" w:hAnsi="Times"/>
          <w:bCs/>
          <w:sz w:val="20"/>
          <w:szCs w:val="20"/>
        </w:rPr>
      </w:pPr>
    </w:p>
    <w:tbl>
      <w:tblPr>
        <w:tblStyle w:val="TableGrid"/>
        <w:tblpPr w:leftFromText="180" w:rightFromText="180" w:vertAnchor="text" w:horzAnchor="margin" w:tblpY="65"/>
        <w:tblW w:w="3024" w:type="dxa"/>
        <w:tblLook w:val="04A0" w:firstRow="1" w:lastRow="0" w:firstColumn="1" w:lastColumn="0" w:noHBand="0" w:noVBand="1"/>
      </w:tblPr>
      <w:tblGrid>
        <w:gridCol w:w="2113"/>
        <w:gridCol w:w="911"/>
      </w:tblGrid>
      <w:tr w:rsidR="00602EDC" w:rsidRPr="00602EDC" w14:paraId="23542115" w14:textId="77777777" w:rsidTr="00602EDC">
        <w:trPr>
          <w:trHeight w:val="224"/>
        </w:trPr>
        <w:tc>
          <w:tcPr>
            <w:tcW w:w="3024" w:type="dxa"/>
            <w:gridSpan w:val="2"/>
            <w:shd w:val="clear" w:color="auto" w:fill="000000" w:themeFill="text1"/>
          </w:tcPr>
          <w:p w14:paraId="4E335BC3" w14:textId="77777777" w:rsidR="00602EDC" w:rsidRPr="00602EDC" w:rsidRDefault="00602EDC" w:rsidP="00602EDC">
            <w:pPr>
              <w:jc w:val="both"/>
              <w:rPr>
                <w:rFonts w:ascii="Times" w:hAnsi="Times"/>
                <w:bCs/>
                <w:sz w:val="20"/>
                <w:szCs w:val="20"/>
              </w:rPr>
            </w:pPr>
            <w:r w:rsidRPr="00602EDC">
              <w:rPr>
                <w:rFonts w:ascii="Times" w:hAnsi="Times"/>
                <w:bCs/>
                <w:sz w:val="20"/>
                <w:szCs w:val="20"/>
              </w:rPr>
              <w:t xml:space="preserve">Airline </w:t>
            </w:r>
          </w:p>
        </w:tc>
      </w:tr>
      <w:tr w:rsidR="00602EDC" w:rsidRPr="00602EDC" w14:paraId="11295274" w14:textId="77777777" w:rsidTr="00602EDC">
        <w:trPr>
          <w:trHeight w:val="224"/>
        </w:trPr>
        <w:tc>
          <w:tcPr>
            <w:tcW w:w="2113" w:type="dxa"/>
          </w:tcPr>
          <w:p w14:paraId="6D85E2EA" w14:textId="77777777" w:rsidR="00602EDC" w:rsidRPr="00602EDC" w:rsidRDefault="00602EDC" w:rsidP="00602EDC">
            <w:pPr>
              <w:jc w:val="both"/>
              <w:rPr>
                <w:rFonts w:ascii="Times" w:hAnsi="Times"/>
                <w:bCs/>
                <w:sz w:val="20"/>
                <w:szCs w:val="20"/>
              </w:rPr>
            </w:pPr>
            <w:r w:rsidRPr="00602EDC">
              <w:rPr>
                <w:rFonts w:ascii="Times" w:hAnsi="Times"/>
                <w:bCs/>
                <w:sz w:val="20"/>
                <w:szCs w:val="20"/>
              </w:rPr>
              <w:t>KE (Korean Airline)</w:t>
            </w:r>
          </w:p>
        </w:tc>
        <w:tc>
          <w:tcPr>
            <w:tcW w:w="911" w:type="dxa"/>
          </w:tcPr>
          <w:p w14:paraId="445F255E" w14:textId="77777777" w:rsidR="00602EDC" w:rsidRPr="00602EDC" w:rsidRDefault="00602EDC" w:rsidP="00602EDC">
            <w:pPr>
              <w:jc w:val="both"/>
              <w:rPr>
                <w:rFonts w:ascii="Times" w:hAnsi="Times"/>
                <w:bCs/>
                <w:sz w:val="20"/>
                <w:szCs w:val="20"/>
              </w:rPr>
            </w:pPr>
            <w:r w:rsidRPr="00602EDC">
              <w:rPr>
                <w:rFonts w:ascii="Times" w:hAnsi="Times"/>
                <w:bCs/>
                <w:sz w:val="20"/>
                <w:szCs w:val="20"/>
              </w:rPr>
              <w:t>30.85%</w:t>
            </w:r>
          </w:p>
        </w:tc>
      </w:tr>
      <w:tr w:rsidR="00602EDC" w:rsidRPr="00602EDC" w14:paraId="4C740148" w14:textId="77777777" w:rsidTr="00602EDC">
        <w:trPr>
          <w:trHeight w:val="224"/>
        </w:trPr>
        <w:tc>
          <w:tcPr>
            <w:tcW w:w="2113" w:type="dxa"/>
          </w:tcPr>
          <w:p w14:paraId="794CF4AB" w14:textId="77777777" w:rsidR="00602EDC" w:rsidRPr="00602EDC" w:rsidRDefault="00602EDC" w:rsidP="00602EDC">
            <w:pPr>
              <w:jc w:val="both"/>
              <w:rPr>
                <w:rFonts w:ascii="Times" w:hAnsi="Times"/>
                <w:bCs/>
                <w:sz w:val="20"/>
                <w:szCs w:val="20"/>
              </w:rPr>
            </w:pPr>
            <w:r w:rsidRPr="00602EDC">
              <w:rPr>
                <w:rFonts w:ascii="Times" w:hAnsi="Times"/>
                <w:bCs/>
                <w:sz w:val="20"/>
                <w:szCs w:val="20"/>
              </w:rPr>
              <w:t>OZ (Asiana)</w:t>
            </w:r>
          </w:p>
        </w:tc>
        <w:tc>
          <w:tcPr>
            <w:tcW w:w="911" w:type="dxa"/>
          </w:tcPr>
          <w:p w14:paraId="18533DBC" w14:textId="77777777" w:rsidR="00602EDC" w:rsidRPr="00602EDC" w:rsidRDefault="00602EDC" w:rsidP="00602EDC">
            <w:pPr>
              <w:jc w:val="both"/>
              <w:rPr>
                <w:rFonts w:ascii="Times" w:hAnsi="Times"/>
                <w:bCs/>
                <w:sz w:val="20"/>
                <w:szCs w:val="20"/>
              </w:rPr>
            </w:pPr>
            <w:r w:rsidRPr="00602EDC">
              <w:rPr>
                <w:rFonts w:ascii="Times" w:hAnsi="Times"/>
                <w:bCs/>
                <w:sz w:val="20"/>
                <w:szCs w:val="20"/>
              </w:rPr>
              <w:t>22.54%</w:t>
            </w:r>
          </w:p>
        </w:tc>
      </w:tr>
      <w:tr w:rsidR="00602EDC" w:rsidRPr="00602EDC" w14:paraId="34AEC331" w14:textId="77777777" w:rsidTr="00602EDC">
        <w:trPr>
          <w:trHeight w:val="224"/>
        </w:trPr>
        <w:tc>
          <w:tcPr>
            <w:tcW w:w="2113" w:type="dxa"/>
          </w:tcPr>
          <w:p w14:paraId="1961F289" w14:textId="77777777" w:rsidR="00602EDC" w:rsidRPr="00602EDC" w:rsidRDefault="00602EDC" w:rsidP="00602EDC">
            <w:pPr>
              <w:jc w:val="both"/>
              <w:rPr>
                <w:rFonts w:ascii="Times" w:hAnsi="Times"/>
                <w:bCs/>
                <w:sz w:val="20"/>
                <w:szCs w:val="20"/>
              </w:rPr>
            </w:pPr>
            <w:r w:rsidRPr="00602EDC">
              <w:rPr>
                <w:rFonts w:ascii="Times" w:hAnsi="Times"/>
                <w:bCs/>
                <w:sz w:val="20"/>
                <w:szCs w:val="20"/>
              </w:rPr>
              <w:t>Korean LCC</w:t>
            </w:r>
          </w:p>
        </w:tc>
        <w:tc>
          <w:tcPr>
            <w:tcW w:w="911" w:type="dxa"/>
          </w:tcPr>
          <w:p w14:paraId="5DA24144" w14:textId="77777777" w:rsidR="00602EDC" w:rsidRPr="00602EDC" w:rsidRDefault="00602EDC" w:rsidP="00602EDC">
            <w:pPr>
              <w:jc w:val="both"/>
              <w:rPr>
                <w:rFonts w:ascii="Times" w:hAnsi="Times"/>
                <w:bCs/>
                <w:sz w:val="20"/>
                <w:szCs w:val="20"/>
              </w:rPr>
            </w:pPr>
            <w:r w:rsidRPr="00602EDC">
              <w:rPr>
                <w:rFonts w:ascii="Times" w:hAnsi="Times"/>
                <w:bCs/>
                <w:sz w:val="20"/>
                <w:szCs w:val="20"/>
              </w:rPr>
              <w:t>17.72%</w:t>
            </w:r>
          </w:p>
        </w:tc>
      </w:tr>
      <w:tr w:rsidR="00602EDC" w:rsidRPr="00602EDC" w14:paraId="2D0BB423" w14:textId="77777777" w:rsidTr="00602EDC">
        <w:trPr>
          <w:trHeight w:val="224"/>
        </w:trPr>
        <w:tc>
          <w:tcPr>
            <w:tcW w:w="2113" w:type="dxa"/>
          </w:tcPr>
          <w:p w14:paraId="2F830173" w14:textId="77777777" w:rsidR="00602EDC" w:rsidRPr="00602EDC" w:rsidRDefault="00602EDC" w:rsidP="00602EDC">
            <w:pPr>
              <w:jc w:val="both"/>
              <w:rPr>
                <w:rFonts w:ascii="Times" w:hAnsi="Times"/>
                <w:bCs/>
                <w:sz w:val="20"/>
                <w:szCs w:val="20"/>
              </w:rPr>
            </w:pPr>
            <w:r w:rsidRPr="00602EDC">
              <w:rPr>
                <w:rFonts w:ascii="Times" w:hAnsi="Times"/>
                <w:bCs/>
                <w:sz w:val="20"/>
                <w:szCs w:val="20"/>
              </w:rPr>
              <w:t xml:space="preserve">Foreign Airlines </w:t>
            </w:r>
          </w:p>
        </w:tc>
        <w:tc>
          <w:tcPr>
            <w:tcW w:w="911" w:type="dxa"/>
          </w:tcPr>
          <w:p w14:paraId="4FDB59AA" w14:textId="77777777" w:rsidR="00602EDC" w:rsidRPr="00602EDC" w:rsidRDefault="00602EDC" w:rsidP="00602EDC">
            <w:pPr>
              <w:jc w:val="both"/>
              <w:rPr>
                <w:rFonts w:ascii="Times" w:hAnsi="Times"/>
                <w:bCs/>
                <w:sz w:val="20"/>
                <w:szCs w:val="20"/>
              </w:rPr>
            </w:pPr>
            <w:r w:rsidRPr="00602EDC">
              <w:rPr>
                <w:rFonts w:ascii="Times" w:hAnsi="Times"/>
                <w:bCs/>
                <w:sz w:val="20"/>
                <w:szCs w:val="20"/>
              </w:rPr>
              <w:t>28.88%</w:t>
            </w:r>
          </w:p>
        </w:tc>
      </w:tr>
    </w:tbl>
    <w:p w14:paraId="67EDD875" w14:textId="77777777" w:rsidR="00602EDC" w:rsidRDefault="00602EDC">
      <w:pPr>
        <w:jc w:val="both"/>
        <w:rPr>
          <w:rFonts w:ascii="Times" w:hAnsi="Times"/>
          <w:bCs/>
          <w:sz w:val="20"/>
          <w:szCs w:val="20"/>
        </w:rPr>
      </w:pPr>
    </w:p>
    <w:tbl>
      <w:tblPr>
        <w:tblStyle w:val="TableGrid"/>
        <w:tblpPr w:leftFromText="180" w:rightFromText="180" w:vertAnchor="text" w:horzAnchor="margin" w:tblpY="2"/>
        <w:tblW w:w="3028" w:type="dxa"/>
        <w:tblLook w:val="04A0" w:firstRow="1" w:lastRow="0" w:firstColumn="1" w:lastColumn="0" w:noHBand="0" w:noVBand="1"/>
      </w:tblPr>
      <w:tblGrid>
        <w:gridCol w:w="2035"/>
        <w:gridCol w:w="993"/>
      </w:tblGrid>
      <w:tr w:rsidR="005F09F5" w:rsidRPr="00602EDC" w14:paraId="53043E83" w14:textId="77777777" w:rsidTr="005F09F5">
        <w:trPr>
          <w:trHeight w:val="233"/>
        </w:trPr>
        <w:tc>
          <w:tcPr>
            <w:tcW w:w="3028" w:type="dxa"/>
            <w:gridSpan w:val="2"/>
            <w:shd w:val="clear" w:color="auto" w:fill="000000" w:themeFill="text1"/>
          </w:tcPr>
          <w:p w14:paraId="0105B52D" w14:textId="77777777" w:rsidR="005F09F5" w:rsidRPr="00602EDC" w:rsidRDefault="005F09F5" w:rsidP="005F09F5">
            <w:pPr>
              <w:jc w:val="both"/>
              <w:rPr>
                <w:rFonts w:ascii="Times" w:hAnsi="Times"/>
                <w:bCs/>
                <w:sz w:val="20"/>
                <w:szCs w:val="20"/>
              </w:rPr>
            </w:pPr>
            <w:r w:rsidRPr="00602EDC">
              <w:rPr>
                <w:rFonts w:ascii="Times" w:hAnsi="Times"/>
                <w:bCs/>
                <w:sz w:val="20"/>
                <w:szCs w:val="20"/>
              </w:rPr>
              <w:t xml:space="preserve">Nationality  </w:t>
            </w:r>
          </w:p>
        </w:tc>
      </w:tr>
      <w:tr w:rsidR="005F09F5" w:rsidRPr="00602EDC" w14:paraId="0918BD92" w14:textId="77777777" w:rsidTr="005F09F5">
        <w:trPr>
          <w:trHeight w:val="233"/>
        </w:trPr>
        <w:tc>
          <w:tcPr>
            <w:tcW w:w="2035" w:type="dxa"/>
          </w:tcPr>
          <w:p w14:paraId="64DF0626" w14:textId="77777777" w:rsidR="005F09F5" w:rsidRPr="00602EDC" w:rsidRDefault="005F09F5" w:rsidP="005F09F5">
            <w:pPr>
              <w:jc w:val="both"/>
              <w:rPr>
                <w:rFonts w:ascii="Times" w:hAnsi="Times"/>
                <w:bCs/>
                <w:sz w:val="20"/>
                <w:szCs w:val="20"/>
              </w:rPr>
            </w:pPr>
            <w:r w:rsidRPr="00602EDC">
              <w:rPr>
                <w:rFonts w:ascii="Times" w:hAnsi="Times"/>
                <w:bCs/>
                <w:sz w:val="20"/>
                <w:szCs w:val="20"/>
              </w:rPr>
              <w:t xml:space="preserve">Korean </w:t>
            </w:r>
          </w:p>
        </w:tc>
        <w:tc>
          <w:tcPr>
            <w:tcW w:w="993" w:type="dxa"/>
          </w:tcPr>
          <w:p w14:paraId="5AFBCDF3" w14:textId="77777777" w:rsidR="005F09F5" w:rsidRPr="00602EDC" w:rsidRDefault="005F09F5" w:rsidP="005F09F5">
            <w:pPr>
              <w:jc w:val="both"/>
              <w:rPr>
                <w:rFonts w:ascii="Times" w:hAnsi="Times"/>
                <w:bCs/>
                <w:sz w:val="20"/>
                <w:szCs w:val="20"/>
              </w:rPr>
            </w:pPr>
            <w:r w:rsidRPr="00602EDC">
              <w:rPr>
                <w:rFonts w:ascii="Times" w:hAnsi="Times"/>
                <w:bCs/>
                <w:sz w:val="20"/>
                <w:szCs w:val="20"/>
              </w:rPr>
              <w:t>77.46%</w:t>
            </w:r>
          </w:p>
        </w:tc>
      </w:tr>
      <w:tr w:rsidR="005F09F5" w:rsidRPr="00602EDC" w14:paraId="32EC3E67" w14:textId="77777777" w:rsidTr="005F09F5">
        <w:trPr>
          <w:trHeight w:val="233"/>
        </w:trPr>
        <w:tc>
          <w:tcPr>
            <w:tcW w:w="2035" w:type="dxa"/>
          </w:tcPr>
          <w:p w14:paraId="152D38CC" w14:textId="77777777" w:rsidR="005F09F5" w:rsidRPr="00602EDC" w:rsidRDefault="005F09F5" w:rsidP="005F09F5">
            <w:pPr>
              <w:jc w:val="both"/>
              <w:rPr>
                <w:rFonts w:ascii="Times" w:hAnsi="Times"/>
                <w:bCs/>
                <w:sz w:val="20"/>
                <w:szCs w:val="20"/>
              </w:rPr>
            </w:pPr>
            <w:r w:rsidRPr="00602EDC">
              <w:rPr>
                <w:rFonts w:ascii="Times" w:hAnsi="Times"/>
                <w:bCs/>
                <w:sz w:val="20"/>
                <w:szCs w:val="20"/>
              </w:rPr>
              <w:t xml:space="preserve">Chinese </w:t>
            </w:r>
          </w:p>
        </w:tc>
        <w:tc>
          <w:tcPr>
            <w:tcW w:w="993" w:type="dxa"/>
          </w:tcPr>
          <w:p w14:paraId="02E8AAC7" w14:textId="77777777" w:rsidR="005F09F5" w:rsidRPr="00602EDC" w:rsidRDefault="005F09F5" w:rsidP="005F09F5">
            <w:pPr>
              <w:jc w:val="both"/>
              <w:rPr>
                <w:rFonts w:ascii="Times" w:hAnsi="Times"/>
                <w:bCs/>
                <w:sz w:val="20"/>
                <w:szCs w:val="20"/>
              </w:rPr>
            </w:pPr>
            <w:r w:rsidRPr="00602EDC">
              <w:rPr>
                <w:rFonts w:ascii="Times" w:hAnsi="Times"/>
                <w:bCs/>
                <w:sz w:val="20"/>
                <w:szCs w:val="20"/>
              </w:rPr>
              <w:t>6.78%</w:t>
            </w:r>
          </w:p>
        </w:tc>
      </w:tr>
      <w:tr w:rsidR="005F09F5" w:rsidRPr="00602EDC" w14:paraId="376AD966" w14:textId="77777777" w:rsidTr="005F09F5">
        <w:trPr>
          <w:trHeight w:val="233"/>
        </w:trPr>
        <w:tc>
          <w:tcPr>
            <w:tcW w:w="2035" w:type="dxa"/>
          </w:tcPr>
          <w:p w14:paraId="2C22D268" w14:textId="77777777" w:rsidR="005F09F5" w:rsidRPr="00602EDC" w:rsidRDefault="005F09F5" w:rsidP="005F09F5">
            <w:pPr>
              <w:jc w:val="both"/>
              <w:rPr>
                <w:rFonts w:ascii="Times" w:hAnsi="Times"/>
                <w:bCs/>
                <w:sz w:val="20"/>
                <w:szCs w:val="20"/>
              </w:rPr>
            </w:pPr>
            <w:r w:rsidRPr="00602EDC">
              <w:rPr>
                <w:rFonts w:ascii="Times" w:hAnsi="Times"/>
                <w:bCs/>
                <w:sz w:val="20"/>
                <w:szCs w:val="20"/>
              </w:rPr>
              <w:t xml:space="preserve">Japanese </w:t>
            </w:r>
          </w:p>
        </w:tc>
        <w:tc>
          <w:tcPr>
            <w:tcW w:w="993" w:type="dxa"/>
          </w:tcPr>
          <w:p w14:paraId="4EEEBA38" w14:textId="77777777" w:rsidR="005F09F5" w:rsidRPr="00602EDC" w:rsidRDefault="005F09F5" w:rsidP="005F09F5">
            <w:pPr>
              <w:jc w:val="both"/>
              <w:rPr>
                <w:rFonts w:ascii="Times" w:hAnsi="Times"/>
                <w:bCs/>
                <w:sz w:val="20"/>
                <w:szCs w:val="20"/>
              </w:rPr>
            </w:pPr>
            <w:r w:rsidRPr="00602EDC">
              <w:rPr>
                <w:rFonts w:ascii="Times" w:hAnsi="Times"/>
                <w:bCs/>
                <w:sz w:val="20"/>
                <w:szCs w:val="20"/>
              </w:rPr>
              <w:t>8.10%</w:t>
            </w:r>
          </w:p>
        </w:tc>
      </w:tr>
      <w:tr w:rsidR="005F09F5" w:rsidRPr="00602EDC" w14:paraId="3E4F8D75" w14:textId="77777777" w:rsidTr="005F09F5">
        <w:trPr>
          <w:trHeight w:val="233"/>
        </w:trPr>
        <w:tc>
          <w:tcPr>
            <w:tcW w:w="2035" w:type="dxa"/>
          </w:tcPr>
          <w:p w14:paraId="1922FCD7" w14:textId="77777777" w:rsidR="005F09F5" w:rsidRPr="00602EDC" w:rsidRDefault="005F09F5" w:rsidP="005F09F5">
            <w:pPr>
              <w:jc w:val="both"/>
              <w:rPr>
                <w:rFonts w:ascii="Times" w:hAnsi="Times"/>
                <w:bCs/>
                <w:sz w:val="20"/>
                <w:szCs w:val="20"/>
              </w:rPr>
            </w:pPr>
            <w:r w:rsidRPr="00602EDC">
              <w:rPr>
                <w:rFonts w:ascii="Times" w:hAnsi="Times"/>
                <w:bCs/>
                <w:sz w:val="20"/>
                <w:szCs w:val="20"/>
              </w:rPr>
              <w:t>South East Asian</w:t>
            </w:r>
          </w:p>
        </w:tc>
        <w:tc>
          <w:tcPr>
            <w:tcW w:w="993" w:type="dxa"/>
          </w:tcPr>
          <w:p w14:paraId="6E4A9553" w14:textId="77777777" w:rsidR="005F09F5" w:rsidRPr="00602EDC" w:rsidRDefault="005F09F5" w:rsidP="005F09F5">
            <w:pPr>
              <w:jc w:val="both"/>
              <w:rPr>
                <w:rFonts w:ascii="Times" w:hAnsi="Times"/>
                <w:bCs/>
                <w:sz w:val="20"/>
                <w:szCs w:val="20"/>
              </w:rPr>
            </w:pPr>
            <w:r w:rsidRPr="00602EDC">
              <w:rPr>
                <w:rFonts w:ascii="Times" w:hAnsi="Times"/>
                <w:bCs/>
                <w:sz w:val="20"/>
                <w:szCs w:val="20"/>
              </w:rPr>
              <w:t>5.60%</w:t>
            </w:r>
          </w:p>
        </w:tc>
      </w:tr>
      <w:tr w:rsidR="005F09F5" w:rsidRPr="00602EDC" w14:paraId="0C1149BA" w14:textId="77777777" w:rsidTr="005F09F5">
        <w:trPr>
          <w:trHeight w:val="233"/>
        </w:trPr>
        <w:tc>
          <w:tcPr>
            <w:tcW w:w="2035" w:type="dxa"/>
          </w:tcPr>
          <w:p w14:paraId="0CF2A889" w14:textId="77777777" w:rsidR="005F09F5" w:rsidRPr="00602EDC" w:rsidRDefault="005F09F5" w:rsidP="005F09F5">
            <w:pPr>
              <w:jc w:val="both"/>
              <w:rPr>
                <w:rFonts w:ascii="Times" w:hAnsi="Times"/>
                <w:bCs/>
                <w:sz w:val="20"/>
                <w:szCs w:val="20"/>
              </w:rPr>
            </w:pPr>
            <w:r w:rsidRPr="00602EDC">
              <w:rPr>
                <w:rFonts w:ascii="Times" w:hAnsi="Times"/>
                <w:bCs/>
                <w:sz w:val="20"/>
                <w:szCs w:val="20"/>
              </w:rPr>
              <w:t>Other</w:t>
            </w:r>
          </w:p>
        </w:tc>
        <w:tc>
          <w:tcPr>
            <w:tcW w:w="993" w:type="dxa"/>
          </w:tcPr>
          <w:p w14:paraId="543839E1" w14:textId="77777777" w:rsidR="005F09F5" w:rsidRPr="00602EDC" w:rsidRDefault="005F09F5" w:rsidP="005F09F5">
            <w:pPr>
              <w:jc w:val="both"/>
              <w:rPr>
                <w:rFonts w:ascii="Times" w:hAnsi="Times"/>
                <w:bCs/>
                <w:sz w:val="20"/>
                <w:szCs w:val="20"/>
              </w:rPr>
            </w:pPr>
            <w:r w:rsidRPr="00602EDC">
              <w:rPr>
                <w:rFonts w:ascii="Times" w:hAnsi="Times"/>
                <w:bCs/>
                <w:sz w:val="20"/>
                <w:szCs w:val="20"/>
              </w:rPr>
              <w:t>3.06%</w:t>
            </w:r>
          </w:p>
        </w:tc>
      </w:tr>
    </w:tbl>
    <w:tbl>
      <w:tblPr>
        <w:tblStyle w:val="TableGrid"/>
        <w:tblpPr w:leftFromText="180" w:rightFromText="180" w:vertAnchor="text" w:horzAnchor="margin" w:tblpY="1800"/>
        <w:tblW w:w="3055" w:type="dxa"/>
        <w:tblLook w:val="04A0" w:firstRow="1" w:lastRow="0" w:firstColumn="1" w:lastColumn="0" w:noHBand="0" w:noVBand="1"/>
      </w:tblPr>
      <w:tblGrid>
        <w:gridCol w:w="1615"/>
        <w:gridCol w:w="1440"/>
      </w:tblGrid>
      <w:tr w:rsidR="001368A3" w:rsidRPr="00602EDC" w14:paraId="43D4DF09" w14:textId="77777777" w:rsidTr="001368A3">
        <w:trPr>
          <w:trHeight w:val="104"/>
        </w:trPr>
        <w:tc>
          <w:tcPr>
            <w:tcW w:w="3055" w:type="dxa"/>
            <w:gridSpan w:val="2"/>
            <w:shd w:val="clear" w:color="auto" w:fill="000000" w:themeFill="text1"/>
          </w:tcPr>
          <w:p w14:paraId="3314E653" w14:textId="77777777" w:rsidR="001368A3" w:rsidRPr="00602EDC" w:rsidRDefault="001368A3" w:rsidP="001368A3">
            <w:pPr>
              <w:jc w:val="both"/>
              <w:rPr>
                <w:rFonts w:ascii="Times" w:hAnsi="Times"/>
                <w:bCs/>
                <w:sz w:val="20"/>
                <w:szCs w:val="20"/>
              </w:rPr>
            </w:pPr>
            <w:r w:rsidRPr="00602EDC">
              <w:rPr>
                <w:rFonts w:ascii="Times" w:hAnsi="Times"/>
                <w:bCs/>
                <w:sz w:val="20"/>
                <w:szCs w:val="20"/>
              </w:rPr>
              <w:t>Number of Transport (Number of transportation modes used to arrive to the airport)</w:t>
            </w:r>
          </w:p>
        </w:tc>
      </w:tr>
      <w:tr w:rsidR="001368A3" w:rsidRPr="00602EDC" w14:paraId="54E4530E" w14:textId="77777777" w:rsidTr="001368A3">
        <w:trPr>
          <w:trHeight w:val="104"/>
        </w:trPr>
        <w:tc>
          <w:tcPr>
            <w:tcW w:w="1615" w:type="dxa"/>
          </w:tcPr>
          <w:p w14:paraId="587D47CA" w14:textId="77777777" w:rsidR="001368A3" w:rsidRPr="00602EDC" w:rsidRDefault="001368A3" w:rsidP="001368A3">
            <w:pPr>
              <w:jc w:val="both"/>
              <w:rPr>
                <w:rFonts w:ascii="Times" w:hAnsi="Times"/>
                <w:bCs/>
                <w:sz w:val="20"/>
                <w:szCs w:val="20"/>
              </w:rPr>
            </w:pPr>
            <w:r w:rsidRPr="00602EDC">
              <w:rPr>
                <w:rFonts w:ascii="Times" w:hAnsi="Times"/>
                <w:bCs/>
                <w:sz w:val="20"/>
                <w:szCs w:val="20"/>
              </w:rPr>
              <w:t>China</w:t>
            </w:r>
          </w:p>
        </w:tc>
        <w:tc>
          <w:tcPr>
            <w:tcW w:w="1440" w:type="dxa"/>
          </w:tcPr>
          <w:p w14:paraId="59380352" w14:textId="77777777" w:rsidR="001368A3" w:rsidRPr="00602EDC" w:rsidRDefault="001368A3" w:rsidP="001368A3">
            <w:pPr>
              <w:jc w:val="both"/>
              <w:rPr>
                <w:rFonts w:ascii="Times" w:hAnsi="Times"/>
                <w:bCs/>
                <w:sz w:val="20"/>
                <w:szCs w:val="20"/>
              </w:rPr>
            </w:pPr>
            <w:r w:rsidRPr="00602EDC">
              <w:rPr>
                <w:rFonts w:ascii="Times" w:hAnsi="Times"/>
                <w:bCs/>
                <w:sz w:val="20"/>
                <w:szCs w:val="20"/>
              </w:rPr>
              <w:t>28.23%</w:t>
            </w:r>
          </w:p>
        </w:tc>
      </w:tr>
      <w:tr w:rsidR="001368A3" w:rsidRPr="00602EDC" w14:paraId="5E514AD8" w14:textId="77777777" w:rsidTr="001368A3">
        <w:trPr>
          <w:trHeight w:val="104"/>
        </w:trPr>
        <w:tc>
          <w:tcPr>
            <w:tcW w:w="1615" w:type="dxa"/>
          </w:tcPr>
          <w:p w14:paraId="56531A00" w14:textId="77777777" w:rsidR="001368A3" w:rsidRPr="00602EDC" w:rsidRDefault="001368A3" w:rsidP="001368A3">
            <w:pPr>
              <w:jc w:val="both"/>
              <w:rPr>
                <w:rFonts w:ascii="Times" w:hAnsi="Times"/>
                <w:bCs/>
                <w:sz w:val="20"/>
                <w:szCs w:val="20"/>
              </w:rPr>
            </w:pPr>
            <w:r w:rsidRPr="00602EDC">
              <w:rPr>
                <w:rFonts w:ascii="Times" w:hAnsi="Times"/>
                <w:bCs/>
                <w:sz w:val="20"/>
                <w:szCs w:val="20"/>
              </w:rPr>
              <w:t xml:space="preserve">Japan </w:t>
            </w:r>
          </w:p>
        </w:tc>
        <w:tc>
          <w:tcPr>
            <w:tcW w:w="1440" w:type="dxa"/>
          </w:tcPr>
          <w:p w14:paraId="4D194AA4" w14:textId="77777777" w:rsidR="001368A3" w:rsidRPr="00602EDC" w:rsidRDefault="001368A3" w:rsidP="001368A3">
            <w:pPr>
              <w:jc w:val="both"/>
              <w:rPr>
                <w:rFonts w:ascii="Times" w:hAnsi="Times"/>
                <w:bCs/>
                <w:sz w:val="20"/>
                <w:szCs w:val="20"/>
              </w:rPr>
            </w:pPr>
            <w:r w:rsidRPr="00602EDC">
              <w:rPr>
                <w:rFonts w:ascii="Times" w:hAnsi="Times"/>
                <w:bCs/>
                <w:sz w:val="20"/>
                <w:szCs w:val="20"/>
              </w:rPr>
              <w:t>32.17%</w:t>
            </w:r>
          </w:p>
        </w:tc>
      </w:tr>
      <w:tr w:rsidR="001368A3" w:rsidRPr="00602EDC" w14:paraId="63D14452" w14:textId="77777777" w:rsidTr="001368A3">
        <w:trPr>
          <w:trHeight w:val="104"/>
        </w:trPr>
        <w:tc>
          <w:tcPr>
            <w:tcW w:w="1615" w:type="dxa"/>
          </w:tcPr>
          <w:p w14:paraId="6FB1356E" w14:textId="77777777" w:rsidR="001368A3" w:rsidRPr="00602EDC" w:rsidRDefault="001368A3" w:rsidP="001368A3">
            <w:pPr>
              <w:jc w:val="both"/>
              <w:rPr>
                <w:rFonts w:ascii="Times" w:hAnsi="Times"/>
                <w:bCs/>
                <w:sz w:val="20"/>
                <w:szCs w:val="20"/>
              </w:rPr>
            </w:pPr>
            <w:r w:rsidRPr="00602EDC">
              <w:rPr>
                <w:rFonts w:ascii="Times" w:hAnsi="Times"/>
                <w:bCs/>
                <w:sz w:val="20"/>
                <w:szCs w:val="20"/>
              </w:rPr>
              <w:t>Southeast Asia</w:t>
            </w:r>
          </w:p>
        </w:tc>
        <w:tc>
          <w:tcPr>
            <w:tcW w:w="1440" w:type="dxa"/>
          </w:tcPr>
          <w:p w14:paraId="7C5BAB8D" w14:textId="77777777" w:rsidR="001368A3" w:rsidRPr="00602EDC" w:rsidRDefault="001368A3" w:rsidP="001368A3">
            <w:pPr>
              <w:jc w:val="both"/>
              <w:rPr>
                <w:rFonts w:ascii="Times" w:hAnsi="Times"/>
                <w:bCs/>
                <w:sz w:val="20"/>
                <w:szCs w:val="20"/>
              </w:rPr>
            </w:pPr>
            <w:r w:rsidRPr="00602EDC">
              <w:rPr>
                <w:rFonts w:ascii="Times" w:hAnsi="Times"/>
                <w:bCs/>
                <w:sz w:val="20"/>
                <w:szCs w:val="20"/>
              </w:rPr>
              <w:t>35.67%</w:t>
            </w:r>
          </w:p>
        </w:tc>
      </w:tr>
      <w:tr w:rsidR="001368A3" w:rsidRPr="00602EDC" w14:paraId="13365A51" w14:textId="77777777" w:rsidTr="001368A3">
        <w:trPr>
          <w:trHeight w:val="104"/>
        </w:trPr>
        <w:tc>
          <w:tcPr>
            <w:tcW w:w="1615" w:type="dxa"/>
          </w:tcPr>
          <w:p w14:paraId="6E36E09E" w14:textId="77777777" w:rsidR="001368A3" w:rsidRPr="00602EDC" w:rsidRDefault="001368A3" w:rsidP="001368A3">
            <w:pPr>
              <w:jc w:val="both"/>
              <w:rPr>
                <w:rFonts w:ascii="Times" w:hAnsi="Times"/>
                <w:bCs/>
                <w:sz w:val="20"/>
                <w:szCs w:val="20"/>
              </w:rPr>
            </w:pPr>
            <w:r w:rsidRPr="00602EDC">
              <w:rPr>
                <w:rFonts w:ascii="Times" w:hAnsi="Times"/>
                <w:bCs/>
                <w:sz w:val="20"/>
                <w:szCs w:val="20"/>
              </w:rPr>
              <w:t>Other</w:t>
            </w:r>
          </w:p>
        </w:tc>
        <w:tc>
          <w:tcPr>
            <w:tcW w:w="1440" w:type="dxa"/>
          </w:tcPr>
          <w:p w14:paraId="4A53FDA4" w14:textId="77777777" w:rsidR="001368A3" w:rsidRPr="00602EDC" w:rsidRDefault="001368A3" w:rsidP="001368A3">
            <w:pPr>
              <w:jc w:val="both"/>
              <w:rPr>
                <w:rFonts w:ascii="Times" w:hAnsi="Times"/>
                <w:bCs/>
                <w:sz w:val="20"/>
                <w:szCs w:val="20"/>
              </w:rPr>
            </w:pPr>
            <w:r w:rsidRPr="00602EDC">
              <w:rPr>
                <w:rFonts w:ascii="Times" w:hAnsi="Times"/>
                <w:bCs/>
                <w:sz w:val="20"/>
                <w:szCs w:val="20"/>
              </w:rPr>
              <w:t>3.94%</w:t>
            </w:r>
          </w:p>
        </w:tc>
      </w:tr>
    </w:tbl>
    <w:p w14:paraId="54057B32" w14:textId="77777777" w:rsidR="00602EDC" w:rsidRDefault="00602EDC">
      <w:pPr>
        <w:jc w:val="both"/>
        <w:rPr>
          <w:rFonts w:ascii="Times" w:hAnsi="Times"/>
          <w:bCs/>
          <w:sz w:val="20"/>
          <w:szCs w:val="20"/>
        </w:rPr>
      </w:pPr>
    </w:p>
    <w:tbl>
      <w:tblPr>
        <w:tblStyle w:val="TableGrid"/>
        <w:tblpPr w:leftFromText="180" w:rightFromText="180" w:vertAnchor="text" w:horzAnchor="margin" w:tblpXSpec="center" w:tblpY="10"/>
        <w:tblW w:w="3235" w:type="dxa"/>
        <w:tblLook w:val="04A0" w:firstRow="1" w:lastRow="0" w:firstColumn="1" w:lastColumn="0" w:noHBand="0" w:noVBand="1"/>
      </w:tblPr>
      <w:tblGrid>
        <w:gridCol w:w="1975"/>
        <w:gridCol w:w="1260"/>
      </w:tblGrid>
      <w:tr w:rsidR="005F09F5" w:rsidRPr="00602EDC" w14:paraId="74D8CB17" w14:textId="77777777" w:rsidTr="001368A3">
        <w:trPr>
          <w:trHeight w:val="164"/>
        </w:trPr>
        <w:tc>
          <w:tcPr>
            <w:tcW w:w="3235" w:type="dxa"/>
            <w:gridSpan w:val="2"/>
            <w:shd w:val="clear" w:color="auto" w:fill="000000" w:themeFill="text1"/>
          </w:tcPr>
          <w:p w14:paraId="034478BE" w14:textId="26293A79" w:rsidR="005F09F5" w:rsidRPr="009D5447" w:rsidRDefault="005F09F5" w:rsidP="005F09F5">
            <w:pPr>
              <w:jc w:val="both"/>
              <w:rPr>
                <w:rFonts w:ascii="Times" w:hAnsi="Times"/>
                <w:color w:val="FFFFFF" w:themeColor="background1"/>
                <w:sz w:val="20"/>
                <w:szCs w:val="20"/>
              </w:rPr>
            </w:pPr>
            <w:del w:id="277" w:author="Ham, Yunee" w:date="2020-03-14T20:02:00Z">
              <w:r w:rsidRPr="009D5447" w:rsidDel="009D5447">
                <w:rPr>
                  <w:rFonts w:ascii="Times" w:hAnsi="Times"/>
                  <w:bCs/>
                  <w:color w:val="FFFFFF" w:themeColor="background1"/>
                  <w:sz w:val="20"/>
                  <w:szCs w:val="20"/>
                  <w:rPrChange w:id="278" w:author="Ham, Yunee" w:date="2020-03-14T20:02:00Z">
                    <w:rPr>
                      <w:rFonts w:ascii="Times" w:hAnsi="Times"/>
                      <w:bCs/>
                      <w:sz w:val="20"/>
                      <w:szCs w:val="20"/>
                    </w:rPr>
                  </w:rPrChange>
                </w:rPr>
                <w:delText>Mode of Transpo</w:delText>
              </w:r>
            </w:del>
            <w:ins w:id="279" w:author="Ham, Yunee" w:date="2020-03-14T20:02:00Z">
              <w:r w:rsidR="009D5447">
                <w:rPr>
                  <w:rFonts w:ascii="Times" w:hAnsi="Times"/>
                  <w:bCs/>
                  <w:color w:val="FFFFFF" w:themeColor="background1"/>
                  <w:sz w:val="20"/>
                  <w:szCs w:val="20"/>
                </w:rPr>
                <w:t xml:space="preserve">Mode of Transportation </w:t>
              </w:r>
            </w:ins>
          </w:p>
        </w:tc>
      </w:tr>
      <w:tr w:rsidR="005F09F5" w:rsidRPr="00602EDC" w14:paraId="131DFC1D" w14:textId="77777777" w:rsidTr="001368A3">
        <w:trPr>
          <w:trHeight w:val="164"/>
        </w:trPr>
        <w:tc>
          <w:tcPr>
            <w:tcW w:w="1975" w:type="dxa"/>
          </w:tcPr>
          <w:p w14:paraId="3BF428CB" w14:textId="77777777" w:rsidR="005F09F5" w:rsidRPr="00602EDC" w:rsidRDefault="005F09F5" w:rsidP="005F09F5">
            <w:pPr>
              <w:jc w:val="both"/>
              <w:rPr>
                <w:rFonts w:ascii="Times" w:hAnsi="Times"/>
                <w:bCs/>
                <w:sz w:val="20"/>
                <w:szCs w:val="20"/>
              </w:rPr>
            </w:pPr>
            <w:r w:rsidRPr="00602EDC">
              <w:rPr>
                <w:rFonts w:ascii="Times" w:hAnsi="Times"/>
                <w:bCs/>
                <w:sz w:val="20"/>
                <w:szCs w:val="20"/>
              </w:rPr>
              <w:t>Car</w:t>
            </w:r>
          </w:p>
        </w:tc>
        <w:tc>
          <w:tcPr>
            <w:tcW w:w="1260" w:type="dxa"/>
          </w:tcPr>
          <w:p w14:paraId="20CDD2D5" w14:textId="77777777" w:rsidR="005F09F5" w:rsidRPr="00602EDC" w:rsidRDefault="005F09F5" w:rsidP="005F09F5">
            <w:pPr>
              <w:jc w:val="both"/>
              <w:rPr>
                <w:rFonts w:ascii="Times" w:hAnsi="Times"/>
                <w:bCs/>
                <w:sz w:val="20"/>
                <w:szCs w:val="20"/>
              </w:rPr>
            </w:pPr>
            <w:r w:rsidRPr="00602EDC">
              <w:rPr>
                <w:rFonts w:ascii="Times" w:hAnsi="Times"/>
                <w:bCs/>
                <w:sz w:val="20"/>
                <w:szCs w:val="20"/>
              </w:rPr>
              <w:t>22.10%</w:t>
            </w:r>
          </w:p>
        </w:tc>
      </w:tr>
      <w:tr w:rsidR="005F09F5" w:rsidRPr="00602EDC" w14:paraId="13CB63FE" w14:textId="77777777" w:rsidTr="001368A3">
        <w:trPr>
          <w:trHeight w:val="164"/>
        </w:trPr>
        <w:tc>
          <w:tcPr>
            <w:tcW w:w="1975" w:type="dxa"/>
          </w:tcPr>
          <w:p w14:paraId="005DA9FF" w14:textId="77777777" w:rsidR="005F09F5" w:rsidRPr="00602EDC" w:rsidRDefault="005F09F5" w:rsidP="005F09F5">
            <w:pPr>
              <w:jc w:val="both"/>
              <w:rPr>
                <w:rFonts w:ascii="Times" w:hAnsi="Times"/>
                <w:bCs/>
                <w:sz w:val="20"/>
                <w:szCs w:val="20"/>
              </w:rPr>
            </w:pPr>
            <w:r w:rsidRPr="00602EDC">
              <w:rPr>
                <w:rFonts w:ascii="Times" w:hAnsi="Times"/>
                <w:bCs/>
                <w:sz w:val="20"/>
                <w:szCs w:val="20"/>
              </w:rPr>
              <w:t>Taxi</w:t>
            </w:r>
          </w:p>
        </w:tc>
        <w:tc>
          <w:tcPr>
            <w:tcW w:w="1260" w:type="dxa"/>
          </w:tcPr>
          <w:p w14:paraId="244F5DBA" w14:textId="77777777" w:rsidR="005F09F5" w:rsidRPr="00602EDC" w:rsidRDefault="005F09F5" w:rsidP="005F09F5">
            <w:pPr>
              <w:jc w:val="both"/>
              <w:rPr>
                <w:rFonts w:ascii="Times" w:hAnsi="Times"/>
                <w:bCs/>
                <w:sz w:val="20"/>
                <w:szCs w:val="20"/>
              </w:rPr>
            </w:pPr>
            <w:r w:rsidRPr="00602EDC">
              <w:rPr>
                <w:rFonts w:ascii="Times" w:hAnsi="Times"/>
                <w:bCs/>
                <w:sz w:val="20"/>
                <w:szCs w:val="20"/>
              </w:rPr>
              <w:t>20.13%</w:t>
            </w:r>
          </w:p>
        </w:tc>
      </w:tr>
      <w:tr w:rsidR="005F09F5" w:rsidRPr="00602EDC" w14:paraId="195C086A" w14:textId="77777777" w:rsidTr="001368A3">
        <w:trPr>
          <w:trHeight w:val="164"/>
        </w:trPr>
        <w:tc>
          <w:tcPr>
            <w:tcW w:w="1975" w:type="dxa"/>
          </w:tcPr>
          <w:p w14:paraId="7CC7CAB5" w14:textId="77777777" w:rsidR="005F09F5" w:rsidRPr="00602EDC" w:rsidRDefault="005F09F5" w:rsidP="005F09F5">
            <w:pPr>
              <w:jc w:val="both"/>
              <w:rPr>
                <w:rFonts w:ascii="Times" w:hAnsi="Times"/>
                <w:bCs/>
                <w:sz w:val="20"/>
                <w:szCs w:val="20"/>
              </w:rPr>
            </w:pPr>
            <w:r w:rsidRPr="00602EDC">
              <w:rPr>
                <w:rFonts w:ascii="Times" w:hAnsi="Times"/>
                <w:bCs/>
                <w:sz w:val="20"/>
                <w:szCs w:val="20"/>
              </w:rPr>
              <w:t>Bus</w:t>
            </w:r>
          </w:p>
        </w:tc>
        <w:tc>
          <w:tcPr>
            <w:tcW w:w="1260" w:type="dxa"/>
          </w:tcPr>
          <w:p w14:paraId="17B86DE1" w14:textId="77777777" w:rsidR="005F09F5" w:rsidRPr="00602EDC" w:rsidRDefault="005F09F5" w:rsidP="005F09F5">
            <w:pPr>
              <w:jc w:val="both"/>
              <w:rPr>
                <w:rFonts w:ascii="Times" w:hAnsi="Times"/>
                <w:bCs/>
                <w:sz w:val="20"/>
                <w:szCs w:val="20"/>
              </w:rPr>
            </w:pPr>
            <w:r w:rsidRPr="00602EDC">
              <w:rPr>
                <w:rFonts w:ascii="Times" w:hAnsi="Times"/>
                <w:bCs/>
                <w:sz w:val="20"/>
                <w:szCs w:val="20"/>
              </w:rPr>
              <w:t>8.10%</w:t>
            </w:r>
          </w:p>
        </w:tc>
      </w:tr>
      <w:tr w:rsidR="005F09F5" w:rsidRPr="00602EDC" w14:paraId="7E4AD41A" w14:textId="77777777" w:rsidTr="001368A3">
        <w:trPr>
          <w:trHeight w:val="164"/>
        </w:trPr>
        <w:tc>
          <w:tcPr>
            <w:tcW w:w="1975" w:type="dxa"/>
          </w:tcPr>
          <w:p w14:paraId="7ABB7C68" w14:textId="77777777" w:rsidR="005F09F5" w:rsidRPr="00602EDC" w:rsidRDefault="005F09F5" w:rsidP="005F09F5">
            <w:pPr>
              <w:jc w:val="both"/>
              <w:rPr>
                <w:rFonts w:ascii="Times" w:hAnsi="Times"/>
                <w:bCs/>
                <w:sz w:val="20"/>
                <w:szCs w:val="20"/>
              </w:rPr>
            </w:pPr>
            <w:r w:rsidRPr="00602EDC">
              <w:rPr>
                <w:rFonts w:ascii="Times" w:hAnsi="Times"/>
                <w:bCs/>
                <w:sz w:val="20"/>
                <w:szCs w:val="20"/>
              </w:rPr>
              <w:t>Express Bus</w:t>
            </w:r>
          </w:p>
        </w:tc>
        <w:tc>
          <w:tcPr>
            <w:tcW w:w="1260" w:type="dxa"/>
          </w:tcPr>
          <w:p w14:paraId="05A0A0F0" w14:textId="77777777" w:rsidR="005F09F5" w:rsidRPr="00602EDC" w:rsidRDefault="005F09F5" w:rsidP="005F09F5">
            <w:pPr>
              <w:jc w:val="both"/>
              <w:rPr>
                <w:rFonts w:ascii="Times" w:hAnsi="Times"/>
                <w:bCs/>
                <w:sz w:val="20"/>
                <w:szCs w:val="20"/>
              </w:rPr>
            </w:pPr>
            <w:r w:rsidRPr="00602EDC">
              <w:rPr>
                <w:rFonts w:ascii="Times" w:hAnsi="Times"/>
                <w:bCs/>
                <w:sz w:val="20"/>
                <w:szCs w:val="20"/>
              </w:rPr>
              <w:t>1.97%</w:t>
            </w:r>
          </w:p>
        </w:tc>
      </w:tr>
      <w:tr w:rsidR="005F09F5" w:rsidRPr="00602EDC" w14:paraId="5DA57A78" w14:textId="77777777" w:rsidTr="001368A3">
        <w:trPr>
          <w:trHeight w:val="164"/>
        </w:trPr>
        <w:tc>
          <w:tcPr>
            <w:tcW w:w="1975" w:type="dxa"/>
          </w:tcPr>
          <w:p w14:paraId="17B7DD23" w14:textId="77777777" w:rsidR="005F09F5" w:rsidRPr="00602EDC" w:rsidRDefault="005F09F5" w:rsidP="005F09F5">
            <w:pPr>
              <w:jc w:val="both"/>
              <w:rPr>
                <w:rFonts w:ascii="Times" w:hAnsi="Times"/>
                <w:bCs/>
                <w:sz w:val="20"/>
                <w:szCs w:val="20"/>
              </w:rPr>
            </w:pPr>
            <w:r w:rsidRPr="00602EDC">
              <w:rPr>
                <w:rFonts w:ascii="Times" w:hAnsi="Times"/>
                <w:bCs/>
                <w:sz w:val="20"/>
                <w:szCs w:val="20"/>
              </w:rPr>
              <w:t>Subway</w:t>
            </w:r>
          </w:p>
        </w:tc>
        <w:tc>
          <w:tcPr>
            <w:tcW w:w="1260" w:type="dxa"/>
          </w:tcPr>
          <w:p w14:paraId="03AB4C94" w14:textId="77777777" w:rsidR="005F09F5" w:rsidRPr="00602EDC" w:rsidRDefault="005F09F5" w:rsidP="005F09F5">
            <w:pPr>
              <w:jc w:val="both"/>
              <w:rPr>
                <w:rFonts w:ascii="Times" w:hAnsi="Times"/>
                <w:bCs/>
                <w:sz w:val="20"/>
                <w:szCs w:val="20"/>
              </w:rPr>
            </w:pPr>
            <w:r w:rsidRPr="00602EDC">
              <w:rPr>
                <w:rFonts w:ascii="Times" w:hAnsi="Times"/>
                <w:bCs/>
                <w:sz w:val="20"/>
                <w:szCs w:val="20"/>
              </w:rPr>
              <w:t>21.23%</w:t>
            </w:r>
          </w:p>
        </w:tc>
      </w:tr>
      <w:tr w:rsidR="005F09F5" w:rsidRPr="00602EDC" w14:paraId="1C538650" w14:textId="77777777" w:rsidTr="001368A3">
        <w:trPr>
          <w:trHeight w:val="164"/>
        </w:trPr>
        <w:tc>
          <w:tcPr>
            <w:tcW w:w="1975" w:type="dxa"/>
          </w:tcPr>
          <w:p w14:paraId="305829FB" w14:textId="77777777" w:rsidR="005F09F5" w:rsidRPr="00602EDC" w:rsidRDefault="005F09F5" w:rsidP="005F09F5">
            <w:pPr>
              <w:jc w:val="both"/>
              <w:rPr>
                <w:rFonts w:ascii="Times" w:hAnsi="Times"/>
                <w:bCs/>
                <w:sz w:val="20"/>
                <w:szCs w:val="20"/>
              </w:rPr>
            </w:pPr>
            <w:r w:rsidRPr="00602EDC">
              <w:rPr>
                <w:rFonts w:ascii="Times" w:hAnsi="Times"/>
                <w:bCs/>
                <w:sz w:val="20"/>
                <w:szCs w:val="20"/>
              </w:rPr>
              <w:t>Airport Limousine</w:t>
            </w:r>
          </w:p>
        </w:tc>
        <w:tc>
          <w:tcPr>
            <w:tcW w:w="1260" w:type="dxa"/>
          </w:tcPr>
          <w:p w14:paraId="414F5A99" w14:textId="77777777" w:rsidR="005F09F5" w:rsidRPr="00602EDC" w:rsidRDefault="005F09F5" w:rsidP="005F09F5">
            <w:pPr>
              <w:jc w:val="both"/>
              <w:rPr>
                <w:rFonts w:ascii="Times" w:hAnsi="Times"/>
                <w:bCs/>
                <w:sz w:val="20"/>
                <w:szCs w:val="20"/>
              </w:rPr>
            </w:pPr>
            <w:r w:rsidRPr="00602EDC">
              <w:rPr>
                <w:rFonts w:ascii="Times" w:hAnsi="Times"/>
                <w:bCs/>
                <w:sz w:val="20"/>
                <w:szCs w:val="20"/>
              </w:rPr>
              <w:t>15.75%</w:t>
            </w:r>
          </w:p>
        </w:tc>
      </w:tr>
      <w:tr w:rsidR="005F09F5" w:rsidRPr="00602EDC" w14:paraId="75F4DD95" w14:textId="77777777" w:rsidTr="001368A3">
        <w:trPr>
          <w:trHeight w:val="164"/>
        </w:trPr>
        <w:tc>
          <w:tcPr>
            <w:tcW w:w="1975" w:type="dxa"/>
          </w:tcPr>
          <w:p w14:paraId="4B545FA9" w14:textId="77777777" w:rsidR="005F09F5" w:rsidRPr="00602EDC" w:rsidRDefault="005F09F5" w:rsidP="005F09F5">
            <w:pPr>
              <w:jc w:val="both"/>
              <w:rPr>
                <w:rFonts w:ascii="Times" w:hAnsi="Times"/>
                <w:bCs/>
                <w:sz w:val="20"/>
                <w:szCs w:val="20"/>
              </w:rPr>
            </w:pPr>
            <w:r w:rsidRPr="00602EDC">
              <w:rPr>
                <w:rFonts w:ascii="Times" w:hAnsi="Times"/>
                <w:bCs/>
                <w:sz w:val="20"/>
                <w:szCs w:val="20"/>
              </w:rPr>
              <w:t>Rail</w:t>
            </w:r>
          </w:p>
        </w:tc>
        <w:tc>
          <w:tcPr>
            <w:tcW w:w="1260" w:type="dxa"/>
          </w:tcPr>
          <w:p w14:paraId="7EE6C3DC" w14:textId="77777777" w:rsidR="005F09F5" w:rsidRPr="00602EDC" w:rsidRDefault="005F09F5" w:rsidP="005F09F5">
            <w:pPr>
              <w:jc w:val="both"/>
              <w:rPr>
                <w:rFonts w:ascii="Times" w:hAnsi="Times"/>
                <w:bCs/>
                <w:sz w:val="20"/>
                <w:szCs w:val="20"/>
              </w:rPr>
            </w:pPr>
            <w:r w:rsidRPr="00602EDC">
              <w:rPr>
                <w:rFonts w:ascii="Times" w:hAnsi="Times"/>
                <w:bCs/>
                <w:sz w:val="20"/>
                <w:szCs w:val="20"/>
              </w:rPr>
              <w:t>1.31%</w:t>
            </w:r>
          </w:p>
        </w:tc>
      </w:tr>
      <w:tr w:rsidR="005F09F5" w:rsidRPr="00602EDC" w14:paraId="19B19E3B" w14:textId="77777777" w:rsidTr="001368A3">
        <w:trPr>
          <w:trHeight w:val="164"/>
        </w:trPr>
        <w:tc>
          <w:tcPr>
            <w:tcW w:w="1975" w:type="dxa"/>
          </w:tcPr>
          <w:p w14:paraId="4DE59756" w14:textId="77777777" w:rsidR="005F09F5" w:rsidRPr="00602EDC" w:rsidRDefault="005F09F5" w:rsidP="005F09F5">
            <w:pPr>
              <w:jc w:val="both"/>
              <w:rPr>
                <w:rFonts w:ascii="Times" w:hAnsi="Times"/>
                <w:bCs/>
                <w:sz w:val="20"/>
                <w:szCs w:val="20"/>
              </w:rPr>
            </w:pPr>
            <w:r w:rsidRPr="00602EDC">
              <w:rPr>
                <w:rFonts w:ascii="Times" w:hAnsi="Times"/>
                <w:bCs/>
                <w:sz w:val="20"/>
                <w:szCs w:val="20"/>
              </w:rPr>
              <w:t>KTX (Express Rail)</w:t>
            </w:r>
          </w:p>
        </w:tc>
        <w:tc>
          <w:tcPr>
            <w:tcW w:w="1260" w:type="dxa"/>
          </w:tcPr>
          <w:p w14:paraId="7BEBA1F8" w14:textId="77777777" w:rsidR="005F09F5" w:rsidRPr="00602EDC" w:rsidRDefault="005F09F5" w:rsidP="005F09F5">
            <w:pPr>
              <w:jc w:val="both"/>
              <w:rPr>
                <w:rFonts w:ascii="Times" w:hAnsi="Times"/>
                <w:bCs/>
                <w:sz w:val="20"/>
                <w:szCs w:val="20"/>
              </w:rPr>
            </w:pPr>
            <w:r w:rsidRPr="00602EDC">
              <w:rPr>
                <w:rFonts w:ascii="Times" w:hAnsi="Times"/>
                <w:bCs/>
                <w:sz w:val="20"/>
                <w:szCs w:val="20"/>
              </w:rPr>
              <w:t>6.78%</w:t>
            </w:r>
          </w:p>
        </w:tc>
      </w:tr>
      <w:tr w:rsidR="005F09F5" w:rsidRPr="00602EDC" w14:paraId="6277CB54" w14:textId="77777777" w:rsidTr="001368A3">
        <w:trPr>
          <w:trHeight w:val="164"/>
        </w:trPr>
        <w:tc>
          <w:tcPr>
            <w:tcW w:w="1975" w:type="dxa"/>
          </w:tcPr>
          <w:p w14:paraId="4E101014" w14:textId="77777777" w:rsidR="005F09F5" w:rsidRPr="00602EDC" w:rsidRDefault="005F09F5" w:rsidP="005F09F5">
            <w:pPr>
              <w:jc w:val="both"/>
              <w:rPr>
                <w:rFonts w:ascii="Times" w:hAnsi="Times"/>
                <w:bCs/>
                <w:sz w:val="20"/>
                <w:szCs w:val="20"/>
              </w:rPr>
            </w:pPr>
            <w:r w:rsidRPr="00602EDC">
              <w:rPr>
                <w:rFonts w:ascii="Times" w:hAnsi="Times"/>
                <w:bCs/>
                <w:sz w:val="20"/>
                <w:szCs w:val="20"/>
              </w:rPr>
              <w:t>Shuttle provided by travel agency</w:t>
            </w:r>
          </w:p>
        </w:tc>
        <w:tc>
          <w:tcPr>
            <w:tcW w:w="1260" w:type="dxa"/>
          </w:tcPr>
          <w:p w14:paraId="5945B684" w14:textId="77777777" w:rsidR="005F09F5" w:rsidRPr="00602EDC" w:rsidRDefault="005F09F5" w:rsidP="005F09F5">
            <w:pPr>
              <w:jc w:val="both"/>
              <w:rPr>
                <w:rFonts w:ascii="Times" w:hAnsi="Times"/>
                <w:bCs/>
                <w:sz w:val="20"/>
                <w:szCs w:val="20"/>
              </w:rPr>
            </w:pPr>
            <w:r w:rsidRPr="00602EDC">
              <w:rPr>
                <w:rFonts w:ascii="Times" w:hAnsi="Times"/>
                <w:bCs/>
                <w:sz w:val="20"/>
                <w:szCs w:val="20"/>
              </w:rPr>
              <w:t>1.31%</w:t>
            </w:r>
          </w:p>
        </w:tc>
      </w:tr>
      <w:tr w:rsidR="005F09F5" w:rsidRPr="00602EDC" w14:paraId="6493D1CA" w14:textId="77777777" w:rsidTr="001368A3">
        <w:trPr>
          <w:trHeight w:val="164"/>
        </w:trPr>
        <w:tc>
          <w:tcPr>
            <w:tcW w:w="1975" w:type="dxa"/>
          </w:tcPr>
          <w:p w14:paraId="28C04C81" w14:textId="77777777" w:rsidR="005F09F5" w:rsidRPr="00602EDC" w:rsidRDefault="005F09F5" w:rsidP="005F09F5">
            <w:pPr>
              <w:jc w:val="both"/>
              <w:rPr>
                <w:rFonts w:ascii="Times" w:hAnsi="Times"/>
                <w:bCs/>
                <w:sz w:val="20"/>
                <w:szCs w:val="20"/>
              </w:rPr>
            </w:pPr>
            <w:r w:rsidRPr="00602EDC">
              <w:rPr>
                <w:rFonts w:ascii="Times" w:hAnsi="Times"/>
                <w:bCs/>
                <w:sz w:val="20"/>
                <w:szCs w:val="20"/>
              </w:rPr>
              <w:t>Air</w:t>
            </w:r>
          </w:p>
        </w:tc>
        <w:tc>
          <w:tcPr>
            <w:tcW w:w="1260" w:type="dxa"/>
          </w:tcPr>
          <w:p w14:paraId="7443B56B" w14:textId="77777777" w:rsidR="005F09F5" w:rsidRPr="00602EDC" w:rsidRDefault="005F09F5" w:rsidP="005F09F5">
            <w:pPr>
              <w:jc w:val="both"/>
              <w:rPr>
                <w:rFonts w:ascii="Times" w:hAnsi="Times"/>
                <w:bCs/>
                <w:sz w:val="20"/>
                <w:szCs w:val="20"/>
              </w:rPr>
            </w:pPr>
            <w:r w:rsidRPr="00602EDC">
              <w:rPr>
                <w:rFonts w:ascii="Times" w:hAnsi="Times"/>
                <w:bCs/>
                <w:sz w:val="20"/>
                <w:szCs w:val="20"/>
              </w:rPr>
              <w:t>0.88%</w:t>
            </w:r>
          </w:p>
        </w:tc>
      </w:tr>
      <w:tr w:rsidR="005F09F5" w:rsidRPr="00602EDC" w14:paraId="64D91EA3" w14:textId="77777777" w:rsidTr="001368A3">
        <w:trPr>
          <w:trHeight w:val="164"/>
        </w:trPr>
        <w:tc>
          <w:tcPr>
            <w:tcW w:w="1975" w:type="dxa"/>
          </w:tcPr>
          <w:p w14:paraId="15E41F68" w14:textId="77777777" w:rsidR="005F09F5" w:rsidRPr="00602EDC" w:rsidRDefault="005F09F5" w:rsidP="005F09F5">
            <w:pPr>
              <w:jc w:val="both"/>
              <w:rPr>
                <w:rFonts w:ascii="Times" w:hAnsi="Times"/>
                <w:bCs/>
                <w:sz w:val="20"/>
                <w:szCs w:val="20"/>
              </w:rPr>
            </w:pPr>
            <w:r w:rsidRPr="00602EDC">
              <w:rPr>
                <w:rFonts w:ascii="Times" w:hAnsi="Times"/>
                <w:bCs/>
                <w:sz w:val="20"/>
                <w:szCs w:val="20"/>
              </w:rPr>
              <w:t xml:space="preserve">Other </w:t>
            </w:r>
          </w:p>
        </w:tc>
        <w:tc>
          <w:tcPr>
            <w:tcW w:w="1260" w:type="dxa"/>
          </w:tcPr>
          <w:p w14:paraId="6B959745" w14:textId="77777777" w:rsidR="005F09F5" w:rsidRPr="00602EDC" w:rsidRDefault="005F09F5" w:rsidP="005F09F5">
            <w:pPr>
              <w:jc w:val="both"/>
              <w:rPr>
                <w:rFonts w:ascii="Times" w:hAnsi="Times"/>
                <w:bCs/>
                <w:sz w:val="20"/>
                <w:szCs w:val="20"/>
              </w:rPr>
            </w:pPr>
            <w:r w:rsidRPr="00602EDC">
              <w:rPr>
                <w:rFonts w:ascii="Times" w:hAnsi="Times"/>
                <w:bCs/>
                <w:sz w:val="20"/>
                <w:szCs w:val="20"/>
              </w:rPr>
              <w:t>0.44%</w:t>
            </w:r>
          </w:p>
        </w:tc>
      </w:tr>
    </w:tbl>
    <w:p w14:paraId="438E75A4" w14:textId="77777777" w:rsidR="00602EDC" w:rsidRDefault="00602EDC">
      <w:pPr>
        <w:jc w:val="both"/>
        <w:rPr>
          <w:rFonts w:ascii="Times" w:hAnsi="Times"/>
          <w:bCs/>
          <w:sz w:val="20"/>
          <w:szCs w:val="20"/>
        </w:rPr>
      </w:pPr>
    </w:p>
    <w:p w14:paraId="09C1FDAA" w14:textId="77777777" w:rsidR="00602EDC" w:rsidRDefault="00602EDC">
      <w:pPr>
        <w:jc w:val="both"/>
        <w:rPr>
          <w:rFonts w:ascii="Times" w:hAnsi="Times"/>
          <w:bCs/>
          <w:sz w:val="20"/>
          <w:szCs w:val="20"/>
        </w:rPr>
      </w:pPr>
    </w:p>
    <w:p w14:paraId="2B1F0070" w14:textId="77777777" w:rsidR="00602EDC" w:rsidRDefault="00602EDC">
      <w:pPr>
        <w:jc w:val="both"/>
        <w:rPr>
          <w:rFonts w:ascii="Times" w:hAnsi="Times"/>
          <w:bCs/>
          <w:sz w:val="20"/>
          <w:szCs w:val="20"/>
        </w:rPr>
      </w:pPr>
    </w:p>
    <w:p w14:paraId="181FD40A" w14:textId="77777777" w:rsidR="00602EDC" w:rsidRDefault="00602EDC">
      <w:pPr>
        <w:jc w:val="both"/>
        <w:rPr>
          <w:rFonts w:ascii="Times" w:hAnsi="Times"/>
          <w:bCs/>
          <w:sz w:val="20"/>
          <w:szCs w:val="20"/>
        </w:rPr>
      </w:pPr>
    </w:p>
    <w:p w14:paraId="279A9B5B" w14:textId="77777777" w:rsidR="00602EDC" w:rsidRDefault="00602EDC">
      <w:pPr>
        <w:jc w:val="both"/>
        <w:rPr>
          <w:rFonts w:ascii="Times" w:hAnsi="Times"/>
          <w:bCs/>
          <w:sz w:val="20"/>
          <w:szCs w:val="20"/>
        </w:rPr>
      </w:pPr>
    </w:p>
    <w:p w14:paraId="3ECAA49F" w14:textId="77777777" w:rsidR="00602EDC" w:rsidRDefault="00602EDC">
      <w:pPr>
        <w:jc w:val="both"/>
        <w:rPr>
          <w:rFonts w:ascii="Times" w:hAnsi="Times"/>
          <w:bCs/>
          <w:sz w:val="20"/>
          <w:szCs w:val="20"/>
        </w:rPr>
      </w:pPr>
    </w:p>
    <w:p w14:paraId="2E397846" w14:textId="77777777" w:rsidR="00602EDC" w:rsidRDefault="00602EDC">
      <w:pPr>
        <w:jc w:val="both"/>
        <w:rPr>
          <w:rFonts w:ascii="Times" w:hAnsi="Times"/>
          <w:bCs/>
          <w:sz w:val="20"/>
          <w:szCs w:val="20"/>
        </w:rPr>
      </w:pPr>
    </w:p>
    <w:p w14:paraId="26BDA393" w14:textId="77777777" w:rsidR="00602EDC" w:rsidRDefault="00602EDC">
      <w:pPr>
        <w:jc w:val="both"/>
        <w:rPr>
          <w:rFonts w:ascii="Times" w:hAnsi="Times"/>
          <w:bCs/>
          <w:sz w:val="20"/>
          <w:szCs w:val="20"/>
        </w:rPr>
      </w:pPr>
    </w:p>
    <w:p w14:paraId="2817113D" w14:textId="77777777" w:rsidR="00602EDC" w:rsidRPr="00602EDC" w:rsidRDefault="00602EDC">
      <w:pPr>
        <w:jc w:val="both"/>
        <w:rPr>
          <w:rFonts w:ascii="Times" w:hAnsi="Times"/>
          <w:bCs/>
          <w:sz w:val="20"/>
          <w:szCs w:val="20"/>
        </w:rPr>
      </w:pPr>
    </w:p>
    <w:p w14:paraId="276B5E17" w14:textId="7774722D" w:rsidR="002032A0" w:rsidRPr="00602EDC" w:rsidRDefault="002032A0">
      <w:pPr>
        <w:jc w:val="both"/>
        <w:rPr>
          <w:rFonts w:ascii="Times" w:hAnsi="Times"/>
          <w:bCs/>
          <w:sz w:val="20"/>
          <w:szCs w:val="20"/>
        </w:rPr>
      </w:pPr>
    </w:p>
    <w:p w14:paraId="46CA4F9F" w14:textId="77777777" w:rsidR="00514207" w:rsidRPr="00602EDC" w:rsidRDefault="00514207">
      <w:pPr>
        <w:jc w:val="both"/>
        <w:rPr>
          <w:rFonts w:ascii="Times" w:hAnsi="Times"/>
          <w:bCs/>
          <w:sz w:val="20"/>
          <w:szCs w:val="20"/>
        </w:rPr>
      </w:pPr>
    </w:p>
    <w:p w14:paraId="000001F0" w14:textId="77777777" w:rsidR="00A95D10" w:rsidRDefault="00A95D10">
      <w:pPr>
        <w:jc w:val="both"/>
        <w:rPr>
          <w:b/>
          <w:sz w:val="24"/>
          <w:szCs w:val="24"/>
        </w:rPr>
      </w:pPr>
    </w:p>
    <w:p w14:paraId="000001F1" w14:textId="77777777" w:rsidR="00A95D10" w:rsidRDefault="00C1514F">
      <w:pPr>
        <w:jc w:val="both"/>
        <w:rPr>
          <w:sz w:val="24"/>
          <w:szCs w:val="24"/>
        </w:rPr>
      </w:pPr>
      <w:r>
        <w:rPr>
          <w:b/>
          <w:sz w:val="24"/>
          <w:szCs w:val="24"/>
        </w:rPr>
        <w:t>1. Airport</w:t>
      </w:r>
      <w:r>
        <w:rPr>
          <w:sz w:val="24"/>
          <w:szCs w:val="24"/>
        </w:rPr>
        <w:t xml:space="preserve">: Our processed data has 48.8% Incheon and 51.2% </w:t>
      </w:r>
      <w:proofErr w:type="spellStart"/>
      <w:r>
        <w:rPr>
          <w:sz w:val="24"/>
          <w:szCs w:val="24"/>
        </w:rPr>
        <w:t>Gimpo</w:t>
      </w:r>
      <w:proofErr w:type="spellEnd"/>
      <w:r>
        <w:rPr>
          <w:sz w:val="24"/>
          <w:szCs w:val="24"/>
        </w:rPr>
        <w:t xml:space="preserve"> airport. The raw had almost the same combination of two airports.</w:t>
      </w:r>
    </w:p>
    <w:p w14:paraId="000001F2" w14:textId="77777777" w:rsidR="00A95D10" w:rsidRDefault="00A95D10">
      <w:pPr>
        <w:jc w:val="both"/>
        <w:rPr>
          <w:sz w:val="24"/>
          <w:szCs w:val="24"/>
        </w:rPr>
      </w:pPr>
    </w:p>
    <w:p w14:paraId="000001F3" w14:textId="77777777" w:rsidR="00A95D10" w:rsidRDefault="00C1514F">
      <w:pPr>
        <w:jc w:val="both"/>
        <w:rPr>
          <w:sz w:val="24"/>
          <w:szCs w:val="24"/>
        </w:rPr>
      </w:pPr>
      <w:r>
        <w:rPr>
          <w:b/>
          <w:sz w:val="24"/>
          <w:szCs w:val="24"/>
        </w:rPr>
        <w:t>2. Airline</w:t>
      </w:r>
      <w:r>
        <w:rPr>
          <w:sz w:val="24"/>
          <w:szCs w:val="24"/>
        </w:rPr>
        <w:t xml:space="preserve">: The trimmed data contains 30.85% Korean Air, 22.54% Asiana, 17.72% LCC, and 28.88% foreign airlines. While there was a slight loss in percentage for all three airline categories, Korean Air increased by approximately 1.5% in the data processing. </w:t>
      </w:r>
    </w:p>
    <w:p w14:paraId="000001F4" w14:textId="77777777" w:rsidR="00A95D10" w:rsidRDefault="00A95D10">
      <w:pPr>
        <w:jc w:val="both"/>
        <w:rPr>
          <w:sz w:val="24"/>
          <w:szCs w:val="24"/>
        </w:rPr>
      </w:pPr>
    </w:p>
    <w:p w14:paraId="000001F5" w14:textId="085DDCA1" w:rsidR="00A95D10" w:rsidRDefault="00C1514F">
      <w:pPr>
        <w:jc w:val="both"/>
        <w:rPr>
          <w:sz w:val="24"/>
          <w:szCs w:val="24"/>
        </w:rPr>
      </w:pPr>
      <w:r>
        <w:rPr>
          <w:b/>
          <w:sz w:val="24"/>
          <w:szCs w:val="24"/>
        </w:rPr>
        <w:t>3. Nationality</w:t>
      </w:r>
      <w:r>
        <w:rPr>
          <w:sz w:val="24"/>
          <w:szCs w:val="24"/>
        </w:rPr>
        <w:t xml:space="preserve">: </w:t>
      </w:r>
      <w:proofErr w:type="gramStart"/>
      <w:r>
        <w:rPr>
          <w:sz w:val="24"/>
          <w:szCs w:val="24"/>
        </w:rPr>
        <w:t>The majority of</w:t>
      </w:r>
      <w:proofErr w:type="gramEnd"/>
      <w:r>
        <w:rPr>
          <w:sz w:val="24"/>
          <w:szCs w:val="24"/>
        </w:rPr>
        <w:t xml:space="preserve"> the dataset is Korean 77.46% followed by Japanese 8.1%, Chinese 6.78%, Southeast Asian 4.60% and others 3.06% in our trimmed data. There </w:t>
      </w:r>
      <w:del w:id="280" w:author="Ki Min Lee" w:date="2020-03-14T21:30:00Z">
        <w:r w:rsidDel="00C8250A">
          <w:rPr>
            <w:sz w:val="24"/>
            <w:szCs w:val="24"/>
          </w:rPr>
          <w:delText>was</w:delText>
        </w:r>
      </w:del>
      <w:ins w:id="281" w:author="Ki Min Lee" w:date="2020-03-14T21:30:00Z">
        <w:r w:rsidR="00C8250A">
          <w:rPr>
            <w:sz w:val="24"/>
            <w:szCs w:val="24"/>
          </w:rPr>
          <w:t>were</w:t>
        </w:r>
      </w:ins>
      <w:r>
        <w:rPr>
          <w:sz w:val="24"/>
          <w:szCs w:val="24"/>
        </w:rPr>
        <w:t xml:space="preserve"> only tiny changes in percentages for all Nationality values by data trim.</w:t>
      </w:r>
    </w:p>
    <w:p w14:paraId="000001F6" w14:textId="77777777" w:rsidR="00A95D10" w:rsidRDefault="00A95D10">
      <w:pPr>
        <w:jc w:val="both"/>
        <w:rPr>
          <w:sz w:val="24"/>
          <w:szCs w:val="24"/>
        </w:rPr>
      </w:pPr>
    </w:p>
    <w:p w14:paraId="000001F7" w14:textId="06FF1AFA" w:rsidR="00A95D10" w:rsidRDefault="00C1514F">
      <w:pPr>
        <w:jc w:val="both"/>
        <w:rPr>
          <w:sz w:val="24"/>
          <w:szCs w:val="24"/>
        </w:rPr>
      </w:pPr>
      <w:r>
        <w:rPr>
          <w:b/>
          <w:sz w:val="24"/>
          <w:szCs w:val="24"/>
        </w:rPr>
        <w:lastRenderedPageBreak/>
        <w:t xml:space="preserve">4. Trip Purpose: </w:t>
      </w:r>
      <w:r>
        <w:rPr>
          <w:sz w:val="24"/>
          <w:szCs w:val="24"/>
        </w:rPr>
        <w:t xml:space="preserve">The processed data has 67.18% leisure, 21.44% business, 5.47% study, and 5.91% other purpose of trip. The data is dominated by </w:t>
      </w:r>
      <w:r w:rsidR="00925AB6">
        <w:rPr>
          <w:sz w:val="24"/>
          <w:szCs w:val="24"/>
        </w:rPr>
        <w:t>travelers</w:t>
      </w:r>
      <w:r>
        <w:rPr>
          <w:sz w:val="24"/>
          <w:szCs w:val="24"/>
        </w:rPr>
        <w:t xml:space="preserve"> for leisure purpose.</w:t>
      </w:r>
    </w:p>
    <w:p w14:paraId="000001F8" w14:textId="77777777" w:rsidR="00A95D10" w:rsidRDefault="00A95D10">
      <w:pPr>
        <w:jc w:val="both"/>
        <w:rPr>
          <w:sz w:val="24"/>
          <w:szCs w:val="24"/>
        </w:rPr>
      </w:pPr>
    </w:p>
    <w:p w14:paraId="000001F9" w14:textId="77777777" w:rsidR="00A95D10" w:rsidRDefault="00C1514F">
      <w:pPr>
        <w:jc w:val="both"/>
        <w:rPr>
          <w:sz w:val="24"/>
          <w:szCs w:val="24"/>
        </w:rPr>
      </w:pPr>
      <w:r>
        <w:rPr>
          <w:b/>
          <w:sz w:val="24"/>
          <w:szCs w:val="24"/>
        </w:rPr>
        <w:t xml:space="preserve">5. Province Residence: </w:t>
      </w:r>
      <w:r>
        <w:rPr>
          <w:sz w:val="24"/>
          <w:szCs w:val="24"/>
        </w:rPr>
        <w:t xml:space="preserve">Large portion of airport users in our trimmed data reside in Seoul (39.39%) and </w:t>
      </w:r>
      <w:proofErr w:type="spellStart"/>
      <w:r>
        <w:rPr>
          <w:sz w:val="24"/>
          <w:szCs w:val="24"/>
        </w:rPr>
        <w:t>Kyungki</w:t>
      </w:r>
      <w:proofErr w:type="spellEnd"/>
      <w:r>
        <w:rPr>
          <w:sz w:val="24"/>
          <w:szCs w:val="24"/>
        </w:rPr>
        <w:t xml:space="preserve">-do (26.26%) make up 65.65% of the total data, followed by Others (18.60%) and the rest ( 15.75% total from all provinces except Seoul, </w:t>
      </w:r>
      <w:proofErr w:type="spellStart"/>
      <w:r>
        <w:rPr>
          <w:sz w:val="24"/>
          <w:szCs w:val="24"/>
        </w:rPr>
        <w:t>Kyungki</w:t>
      </w:r>
      <w:proofErr w:type="spellEnd"/>
      <w:r>
        <w:rPr>
          <w:sz w:val="24"/>
          <w:szCs w:val="24"/>
        </w:rPr>
        <w:t>-do and Others).</w:t>
      </w:r>
    </w:p>
    <w:p w14:paraId="000001FA" w14:textId="77777777" w:rsidR="00A95D10" w:rsidRDefault="00A95D10">
      <w:pPr>
        <w:jc w:val="both"/>
        <w:rPr>
          <w:sz w:val="24"/>
          <w:szCs w:val="24"/>
        </w:rPr>
      </w:pPr>
    </w:p>
    <w:p w14:paraId="000001FB" w14:textId="77777777" w:rsidR="00A95D10" w:rsidRDefault="00C1514F">
      <w:pPr>
        <w:jc w:val="both"/>
        <w:rPr>
          <w:sz w:val="24"/>
          <w:szCs w:val="24"/>
        </w:rPr>
      </w:pPr>
      <w:r>
        <w:rPr>
          <w:b/>
          <w:sz w:val="24"/>
          <w:szCs w:val="24"/>
        </w:rPr>
        <w:t xml:space="preserve">6. Group Travel: </w:t>
      </w:r>
      <w:r>
        <w:rPr>
          <w:sz w:val="24"/>
          <w:szCs w:val="24"/>
        </w:rPr>
        <w:t>Only 15.54% of airport users in our trimmed dataset are using a package tour while the majority 84.46% users are travelling individual</w:t>
      </w:r>
    </w:p>
    <w:p w14:paraId="000001FC" w14:textId="77777777" w:rsidR="00A95D10" w:rsidRDefault="00A95D10">
      <w:pPr>
        <w:jc w:val="both"/>
        <w:rPr>
          <w:sz w:val="24"/>
          <w:szCs w:val="24"/>
        </w:rPr>
      </w:pPr>
    </w:p>
    <w:p w14:paraId="000001FD" w14:textId="77777777" w:rsidR="00A95D10" w:rsidRDefault="00C1514F">
      <w:pPr>
        <w:jc w:val="both"/>
        <w:rPr>
          <w:sz w:val="24"/>
          <w:szCs w:val="24"/>
        </w:rPr>
      </w:pPr>
      <w:r>
        <w:rPr>
          <w:b/>
          <w:sz w:val="24"/>
          <w:szCs w:val="24"/>
        </w:rPr>
        <w:t xml:space="preserve">7. Destination: </w:t>
      </w:r>
      <w:r>
        <w:rPr>
          <w:sz w:val="24"/>
          <w:szCs w:val="24"/>
        </w:rPr>
        <w:t>35.67% of the respondents have a destination to Southeast Asia, 32.17% to Japan, 28.23% to China, and 3.94% to others.</w:t>
      </w:r>
    </w:p>
    <w:p w14:paraId="000001FE" w14:textId="77777777" w:rsidR="00A95D10" w:rsidRDefault="00A95D10">
      <w:pPr>
        <w:jc w:val="both"/>
        <w:rPr>
          <w:sz w:val="24"/>
          <w:szCs w:val="24"/>
        </w:rPr>
      </w:pPr>
    </w:p>
    <w:p w14:paraId="000001FF" w14:textId="77777777" w:rsidR="00A95D10" w:rsidRDefault="00C1514F">
      <w:pPr>
        <w:jc w:val="both"/>
        <w:rPr>
          <w:sz w:val="24"/>
          <w:szCs w:val="24"/>
        </w:rPr>
      </w:pPr>
      <w:r>
        <w:rPr>
          <w:b/>
          <w:sz w:val="24"/>
          <w:szCs w:val="24"/>
        </w:rPr>
        <w:t xml:space="preserve">8. Departure Time: </w:t>
      </w:r>
      <w:r>
        <w:rPr>
          <w:sz w:val="24"/>
          <w:szCs w:val="24"/>
        </w:rPr>
        <w:t>Most respondents travel 12pm - 6pm (43.54%) and 6pm -9pm (40.70%). Only a small portion of the respondents travel 6am -12 pm (9.63%) and 9pm-6am (6.13%).</w:t>
      </w:r>
    </w:p>
    <w:p w14:paraId="00000200" w14:textId="77777777" w:rsidR="00A95D10" w:rsidRDefault="00A95D10">
      <w:pPr>
        <w:jc w:val="both"/>
        <w:rPr>
          <w:sz w:val="24"/>
          <w:szCs w:val="24"/>
        </w:rPr>
      </w:pPr>
    </w:p>
    <w:p w14:paraId="00000201" w14:textId="77777777" w:rsidR="00A95D10" w:rsidRDefault="00C1514F">
      <w:pPr>
        <w:jc w:val="both"/>
        <w:rPr>
          <w:sz w:val="24"/>
          <w:szCs w:val="24"/>
        </w:rPr>
      </w:pPr>
      <w:r>
        <w:rPr>
          <w:b/>
          <w:sz w:val="24"/>
          <w:szCs w:val="24"/>
        </w:rPr>
        <w:t xml:space="preserve">9. Seat Class: </w:t>
      </w:r>
      <w:r>
        <w:rPr>
          <w:sz w:val="24"/>
          <w:szCs w:val="24"/>
        </w:rPr>
        <w:t>Economy class (90.59%) carry weight of the trimmed data. Business class and first class take only 7% and 2.41% respectively.</w:t>
      </w:r>
    </w:p>
    <w:p w14:paraId="00000202" w14:textId="77777777" w:rsidR="00A95D10" w:rsidRDefault="00A95D10">
      <w:pPr>
        <w:jc w:val="both"/>
        <w:rPr>
          <w:sz w:val="24"/>
          <w:szCs w:val="24"/>
        </w:rPr>
      </w:pPr>
    </w:p>
    <w:p w14:paraId="00000203" w14:textId="77777777" w:rsidR="00A95D10" w:rsidRDefault="00C1514F">
      <w:pPr>
        <w:jc w:val="both"/>
        <w:rPr>
          <w:sz w:val="24"/>
          <w:szCs w:val="24"/>
        </w:rPr>
      </w:pPr>
      <w:r>
        <w:rPr>
          <w:b/>
          <w:sz w:val="24"/>
          <w:szCs w:val="24"/>
        </w:rPr>
        <w:t xml:space="preserve">10. Number of Transport: </w:t>
      </w:r>
      <w:r>
        <w:rPr>
          <w:sz w:val="24"/>
          <w:szCs w:val="24"/>
        </w:rPr>
        <w:t xml:space="preserve"> Our data shows that </w:t>
      </w:r>
      <w:proofErr w:type="gramStart"/>
      <w:r>
        <w:rPr>
          <w:sz w:val="24"/>
          <w:szCs w:val="24"/>
        </w:rPr>
        <w:t>the majority of</w:t>
      </w:r>
      <w:proofErr w:type="gramEnd"/>
      <w:r>
        <w:rPr>
          <w:sz w:val="24"/>
          <w:szCs w:val="24"/>
        </w:rPr>
        <w:t xml:space="preserve"> respondents had 1(67.18%) to 2 (21.44%) transports to the airport. </w:t>
      </w:r>
    </w:p>
    <w:p w14:paraId="00000204" w14:textId="77777777" w:rsidR="00A95D10" w:rsidRDefault="00A95D10">
      <w:pPr>
        <w:jc w:val="both"/>
        <w:rPr>
          <w:sz w:val="24"/>
          <w:szCs w:val="24"/>
        </w:rPr>
      </w:pPr>
    </w:p>
    <w:p w14:paraId="00000205" w14:textId="138A2940" w:rsidR="00A95D10" w:rsidRDefault="00C1514F">
      <w:pPr>
        <w:jc w:val="both"/>
        <w:rPr>
          <w:sz w:val="24"/>
          <w:szCs w:val="24"/>
        </w:rPr>
      </w:pPr>
      <w:r>
        <w:rPr>
          <w:b/>
          <w:sz w:val="24"/>
          <w:szCs w:val="24"/>
        </w:rPr>
        <w:t xml:space="preserve">11. Mode of Transport: </w:t>
      </w:r>
      <w:r>
        <w:rPr>
          <w:sz w:val="24"/>
          <w:szCs w:val="24"/>
        </w:rPr>
        <w:t xml:space="preserve">Four transport modes including </w:t>
      </w:r>
      <w:r w:rsidR="008A6442">
        <w:rPr>
          <w:sz w:val="24"/>
          <w:szCs w:val="24"/>
        </w:rPr>
        <w:t>C</w:t>
      </w:r>
      <w:r w:rsidR="004F0F57">
        <w:rPr>
          <w:sz w:val="24"/>
          <w:szCs w:val="24"/>
        </w:rPr>
        <w:t>ar</w:t>
      </w:r>
      <w:r>
        <w:rPr>
          <w:sz w:val="24"/>
          <w:szCs w:val="24"/>
        </w:rPr>
        <w:t xml:space="preserve"> (22.10%), </w:t>
      </w:r>
      <w:r w:rsidR="008A6442">
        <w:rPr>
          <w:sz w:val="24"/>
          <w:szCs w:val="24"/>
        </w:rPr>
        <w:t xml:space="preserve">Taxi </w:t>
      </w:r>
      <w:r>
        <w:rPr>
          <w:sz w:val="24"/>
          <w:szCs w:val="24"/>
        </w:rPr>
        <w:t xml:space="preserve">(20.13%), </w:t>
      </w:r>
      <w:r w:rsidR="008A6442">
        <w:rPr>
          <w:sz w:val="24"/>
          <w:szCs w:val="24"/>
        </w:rPr>
        <w:t>S</w:t>
      </w:r>
      <w:r w:rsidR="004F0F57">
        <w:rPr>
          <w:sz w:val="24"/>
          <w:szCs w:val="24"/>
        </w:rPr>
        <w:t>ubway</w:t>
      </w:r>
      <w:r w:rsidR="008A6442">
        <w:rPr>
          <w:sz w:val="24"/>
          <w:szCs w:val="24"/>
        </w:rPr>
        <w:t xml:space="preserve"> </w:t>
      </w:r>
      <w:r>
        <w:rPr>
          <w:sz w:val="24"/>
          <w:szCs w:val="24"/>
        </w:rPr>
        <w:t xml:space="preserve">(21.23%), and </w:t>
      </w:r>
      <w:r w:rsidR="008A6442">
        <w:rPr>
          <w:sz w:val="24"/>
          <w:szCs w:val="24"/>
        </w:rPr>
        <w:t>A</w:t>
      </w:r>
      <w:r w:rsidR="004F0F57">
        <w:rPr>
          <w:sz w:val="24"/>
          <w:szCs w:val="24"/>
        </w:rPr>
        <w:t xml:space="preserve">irport </w:t>
      </w:r>
      <w:r w:rsidR="008A6442">
        <w:rPr>
          <w:sz w:val="24"/>
          <w:szCs w:val="24"/>
        </w:rPr>
        <w:t>L</w:t>
      </w:r>
      <w:r w:rsidR="004F0F57">
        <w:rPr>
          <w:sz w:val="24"/>
          <w:szCs w:val="24"/>
        </w:rPr>
        <w:t>imousine</w:t>
      </w:r>
      <w:r>
        <w:rPr>
          <w:sz w:val="24"/>
          <w:szCs w:val="24"/>
        </w:rPr>
        <w:t xml:space="preserve"> (15.75%) are the most popular. The other seven transport types take only 19.48% of our data.</w:t>
      </w:r>
    </w:p>
    <w:p w14:paraId="00000206" w14:textId="77777777" w:rsidR="00A95D10" w:rsidRDefault="00A95D10">
      <w:pPr>
        <w:jc w:val="both"/>
        <w:rPr>
          <w:sz w:val="24"/>
          <w:szCs w:val="24"/>
        </w:rPr>
      </w:pPr>
    </w:p>
    <w:p w14:paraId="00000207" w14:textId="77777777" w:rsidR="00A95D10" w:rsidRDefault="00C1514F">
      <w:pPr>
        <w:jc w:val="both"/>
        <w:rPr>
          <w:sz w:val="24"/>
          <w:szCs w:val="24"/>
        </w:rPr>
      </w:pPr>
      <w:r>
        <w:rPr>
          <w:b/>
          <w:sz w:val="24"/>
          <w:szCs w:val="24"/>
        </w:rPr>
        <w:t xml:space="preserve">12. Occupation: </w:t>
      </w:r>
      <w:r>
        <w:rPr>
          <w:sz w:val="24"/>
          <w:szCs w:val="24"/>
        </w:rPr>
        <w:t>The top four occupations of respondents are business 25.38%, other 24.51%, housewife 11.82%, and student 10.50%. The rest occupations sum up to 27.79% of the trimmed data.</w:t>
      </w:r>
    </w:p>
    <w:p w14:paraId="00000208" w14:textId="77777777" w:rsidR="00A95D10" w:rsidRDefault="00A95D10">
      <w:pPr>
        <w:jc w:val="both"/>
        <w:rPr>
          <w:sz w:val="24"/>
          <w:szCs w:val="24"/>
        </w:rPr>
      </w:pPr>
    </w:p>
    <w:p w14:paraId="00000209" w14:textId="77777777" w:rsidR="00A95D10" w:rsidRDefault="00C1514F">
      <w:pPr>
        <w:jc w:val="both"/>
        <w:rPr>
          <w:sz w:val="24"/>
          <w:szCs w:val="24"/>
        </w:rPr>
      </w:pPr>
      <w:r>
        <w:rPr>
          <w:b/>
          <w:sz w:val="24"/>
          <w:szCs w:val="24"/>
        </w:rPr>
        <w:t xml:space="preserve">13. Income: </w:t>
      </w:r>
      <w:r>
        <w:rPr>
          <w:sz w:val="24"/>
          <w:szCs w:val="24"/>
        </w:rPr>
        <w:t xml:space="preserve">Only 14.22% of the trimmed data is equal or more than 100 million won. The largest group is the one having income equal or less than 30 million won at 30.20%, followed by the group with income between 50 - 80 million won at 22.10% and between 30-50 million won at 20.35%. The average income is 2.709 which falls somewhere between 40 -50 million won, and the minimum income is below 30 million won with maximum income is over 200 million one while the distribution is right skewed. </w:t>
      </w:r>
    </w:p>
    <w:p w14:paraId="0000020A" w14:textId="77777777" w:rsidR="00A95D10" w:rsidRDefault="00A95D10">
      <w:pPr>
        <w:jc w:val="both"/>
        <w:rPr>
          <w:del w:id="282" w:author="Ham, Yunee" w:date="2020-03-14T20:23:00Z"/>
          <w:b/>
          <w:sz w:val="24"/>
          <w:szCs w:val="24"/>
        </w:rPr>
      </w:pPr>
    </w:p>
    <w:p w14:paraId="08BC18D2" w14:textId="77777777" w:rsidR="0061187B" w:rsidRDefault="0061187B">
      <w:pPr>
        <w:jc w:val="both"/>
        <w:rPr>
          <w:ins w:id="283" w:author="Zaheen, Sahira" w:date="2020-03-14T18:14:00Z"/>
          <w:del w:id="284" w:author="Ham, Yunee" w:date="2020-03-14T20:23:00Z"/>
          <w:b/>
          <w:sz w:val="24"/>
          <w:szCs w:val="24"/>
        </w:rPr>
      </w:pPr>
    </w:p>
    <w:p w14:paraId="28E7D46C" w14:textId="77777777" w:rsidR="0061187B" w:rsidRDefault="0061187B">
      <w:pPr>
        <w:jc w:val="both"/>
        <w:rPr>
          <w:ins w:id="285" w:author="Zaheen, Sahira" w:date="2020-03-14T18:14:00Z"/>
          <w:del w:id="286" w:author="Ham, Yunee" w:date="2020-03-14T20:23:00Z"/>
          <w:b/>
          <w:sz w:val="24"/>
          <w:szCs w:val="24"/>
        </w:rPr>
      </w:pPr>
    </w:p>
    <w:p w14:paraId="32146AC3" w14:textId="77777777" w:rsidR="0061187B" w:rsidRDefault="0061187B">
      <w:pPr>
        <w:jc w:val="both"/>
        <w:rPr>
          <w:ins w:id="287" w:author="Zaheen, Sahira" w:date="2020-03-14T18:14:00Z"/>
          <w:b/>
          <w:sz w:val="24"/>
          <w:szCs w:val="24"/>
        </w:rPr>
      </w:pPr>
    </w:p>
    <w:p w14:paraId="0000020B" w14:textId="4B0B29E5" w:rsidR="00A95D10" w:rsidRDefault="00C1514F">
      <w:pPr>
        <w:jc w:val="both"/>
        <w:rPr>
          <w:b/>
          <w:sz w:val="24"/>
          <w:szCs w:val="24"/>
        </w:rPr>
      </w:pPr>
      <w:r>
        <w:rPr>
          <w:b/>
          <w:sz w:val="24"/>
          <w:szCs w:val="24"/>
        </w:rPr>
        <w:t>Quant</w:t>
      </w:r>
      <w:r w:rsidR="00602EDC">
        <w:rPr>
          <w:b/>
          <w:sz w:val="24"/>
          <w:szCs w:val="24"/>
        </w:rPr>
        <w:t xml:space="preserve">itative Variables </w:t>
      </w:r>
    </w:p>
    <w:p w14:paraId="0000020C" w14:textId="77777777" w:rsidR="00A95D10" w:rsidRDefault="00A95D10">
      <w:pPr>
        <w:jc w:val="both"/>
        <w:rPr>
          <w:b/>
          <w:sz w:val="24"/>
          <w:szCs w:val="24"/>
        </w:rPr>
      </w:pPr>
    </w:p>
    <w:p w14:paraId="0000020D" w14:textId="77777777" w:rsidR="00A95D10" w:rsidRDefault="00C1514F">
      <w:pPr>
        <w:jc w:val="both"/>
        <w:rPr>
          <w:sz w:val="24"/>
          <w:szCs w:val="24"/>
        </w:rPr>
      </w:pPr>
      <w:r>
        <w:rPr>
          <w:b/>
          <w:sz w:val="24"/>
          <w:szCs w:val="24"/>
        </w:rPr>
        <w:t xml:space="preserve">14. Age: </w:t>
      </w:r>
      <w:r>
        <w:rPr>
          <w:sz w:val="24"/>
          <w:szCs w:val="24"/>
        </w:rPr>
        <w:t>The mean age is 39.72 years old with minimum age 17 and maximum age 80 years old. The median age is 37, 25% of respondents are younger than 29 years old and 25% respondents are older than 50 years old in our trimmed data.</w:t>
      </w:r>
    </w:p>
    <w:p w14:paraId="0000020E" w14:textId="77777777" w:rsidR="00A95D10" w:rsidRDefault="00A95D10">
      <w:pPr>
        <w:jc w:val="both"/>
        <w:rPr>
          <w:sz w:val="24"/>
          <w:szCs w:val="24"/>
        </w:rPr>
      </w:pPr>
    </w:p>
    <w:p w14:paraId="0000020F" w14:textId="77777777" w:rsidR="00A95D10" w:rsidRDefault="00C1514F">
      <w:pPr>
        <w:jc w:val="both"/>
        <w:rPr>
          <w:sz w:val="24"/>
          <w:szCs w:val="24"/>
        </w:rPr>
      </w:pPr>
      <w:r>
        <w:rPr>
          <w:b/>
          <w:sz w:val="24"/>
          <w:szCs w:val="24"/>
        </w:rPr>
        <w:t xml:space="preserve">15. Trip Duration: </w:t>
      </w:r>
      <w:r>
        <w:rPr>
          <w:sz w:val="24"/>
          <w:szCs w:val="24"/>
        </w:rPr>
        <w:t>In our data, the average trip duration is 25.87 days while 25% has four or less days of trip and 75% has five or less trip days. The maximum trip day is 780 which greatly increased the average trip days (can be an outlier?) with the minimum trip duration of 0 while the median is five days.</w:t>
      </w:r>
    </w:p>
    <w:p w14:paraId="00000210" w14:textId="77777777" w:rsidR="00A95D10" w:rsidRDefault="00A95D10">
      <w:pPr>
        <w:jc w:val="both"/>
        <w:rPr>
          <w:sz w:val="24"/>
          <w:szCs w:val="24"/>
        </w:rPr>
      </w:pPr>
    </w:p>
    <w:p w14:paraId="00000211" w14:textId="77777777" w:rsidR="00A95D10" w:rsidRDefault="00C1514F">
      <w:pPr>
        <w:jc w:val="both"/>
        <w:rPr>
          <w:sz w:val="24"/>
          <w:szCs w:val="24"/>
        </w:rPr>
      </w:pPr>
      <w:r>
        <w:rPr>
          <w:b/>
          <w:sz w:val="24"/>
          <w:szCs w:val="24"/>
        </w:rPr>
        <w:t xml:space="preserve">16. Flying Companion: </w:t>
      </w:r>
      <w:r>
        <w:rPr>
          <w:sz w:val="24"/>
          <w:szCs w:val="24"/>
        </w:rPr>
        <w:t xml:space="preserve">The minimum number of flying companions is 0 with the maximum companion number of 14. The data indicates that 25% of total interviewee has one or no flying companions and 75% of the total has three or less than three companions in their flights. The average flying companion number is 2.46 with a median of 2. </w:t>
      </w:r>
    </w:p>
    <w:p w14:paraId="00000212" w14:textId="77777777" w:rsidR="00A95D10" w:rsidRDefault="00A95D10">
      <w:pPr>
        <w:jc w:val="both"/>
        <w:rPr>
          <w:sz w:val="24"/>
          <w:szCs w:val="24"/>
        </w:rPr>
      </w:pPr>
    </w:p>
    <w:p w14:paraId="00000213" w14:textId="77777777" w:rsidR="00A95D10" w:rsidRDefault="00C1514F">
      <w:pPr>
        <w:jc w:val="both"/>
        <w:rPr>
          <w:sz w:val="24"/>
          <w:szCs w:val="24"/>
        </w:rPr>
      </w:pPr>
      <w:r>
        <w:rPr>
          <w:b/>
          <w:sz w:val="24"/>
          <w:szCs w:val="24"/>
        </w:rPr>
        <w:lastRenderedPageBreak/>
        <w:t xml:space="preserve">17. Number of Trips Last Year: </w:t>
      </w:r>
      <w:r>
        <w:rPr>
          <w:sz w:val="24"/>
          <w:szCs w:val="24"/>
        </w:rPr>
        <w:t>The distribution is greatly right skewed by the maximum of 122 with the minimum of 0. The average number of trips in the last year is 3.222 with median of 2. The first and third quartile are 1 and 3 respectively.</w:t>
      </w:r>
    </w:p>
    <w:p w14:paraId="00000214" w14:textId="77777777" w:rsidR="00A95D10" w:rsidRDefault="00A95D10">
      <w:pPr>
        <w:jc w:val="both"/>
        <w:rPr>
          <w:sz w:val="24"/>
          <w:szCs w:val="24"/>
        </w:rPr>
      </w:pPr>
    </w:p>
    <w:p w14:paraId="00000215" w14:textId="77777777" w:rsidR="00A95D10" w:rsidRDefault="00C1514F">
      <w:pPr>
        <w:jc w:val="both"/>
        <w:rPr>
          <w:sz w:val="24"/>
          <w:szCs w:val="24"/>
        </w:rPr>
      </w:pPr>
      <w:r>
        <w:rPr>
          <w:b/>
          <w:sz w:val="24"/>
          <w:szCs w:val="24"/>
        </w:rPr>
        <w:t xml:space="preserve">18. Airfare: </w:t>
      </w:r>
      <w:r>
        <w:rPr>
          <w:sz w:val="24"/>
          <w:szCs w:val="24"/>
        </w:rPr>
        <w:t>The minimum airfare is 5 and the maximum is 120 with the first quartile of 33 and the third quartile of 60. The average airfare in our process data is 46.64 with the median of 40.</w:t>
      </w:r>
    </w:p>
    <w:p w14:paraId="00000216" w14:textId="77777777" w:rsidR="00A95D10" w:rsidRDefault="00A95D10">
      <w:pPr>
        <w:jc w:val="both"/>
        <w:rPr>
          <w:sz w:val="24"/>
          <w:szCs w:val="24"/>
        </w:rPr>
      </w:pPr>
    </w:p>
    <w:p w14:paraId="00000217" w14:textId="77777777" w:rsidR="00A95D10" w:rsidRDefault="00C1514F">
      <w:pPr>
        <w:jc w:val="both"/>
        <w:rPr>
          <w:sz w:val="24"/>
          <w:szCs w:val="24"/>
        </w:rPr>
      </w:pPr>
      <w:r>
        <w:rPr>
          <w:b/>
          <w:sz w:val="24"/>
          <w:szCs w:val="24"/>
        </w:rPr>
        <w:t xml:space="preserve">19. Access Time: </w:t>
      </w:r>
      <w:r>
        <w:rPr>
          <w:sz w:val="24"/>
          <w:szCs w:val="24"/>
        </w:rPr>
        <w:t>On average, the examinees have 46.64 minute to access the airport with median access time of 40. The shortest access time is 4 and the longest access time is 180 minutes. 75% of the interviewees access to the airport 60 minutes or earlier, and 25% of total have 30 or less minutes to get to the airport.</w:t>
      </w:r>
    </w:p>
    <w:p w14:paraId="00000218" w14:textId="77777777" w:rsidR="00A95D10" w:rsidRDefault="00A95D10">
      <w:pPr>
        <w:jc w:val="both"/>
        <w:rPr>
          <w:del w:id="288" w:author="Ham, Yunee" w:date="2020-03-14T22:13:00Z"/>
          <w:b/>
          <w:sz w:val="24"/>
          <w:szCs w:val="24"/>
        </w:rPr>
      </w:pPr>
    </w:p>
    <w:p w14:paraId="5CF1F7F7" w14:textId="77777777" w:rsidR="005F09F5" w:rsidRDefault="005F09F5">
      <w:pPr>
        <w:jc w:val="both"/>
        <w:rPr>
          <w:b/>
          <w:sz w:val="24"/>
          <w:szCs w:val="24"/>
        </w:rPr>
      </w:pPr>
    </w:p>
    <w:p w14:paraId="00000219" w14:textId="173929AC" w:rsidR="00A95D10" w:rsidRDefault="001C106B">
      <w:pPr>
        <w:jc w:val="both"/>
        <w:rPr>
          <w:del w:id="289" w:author="Ham, Yunee" w:date="2020-03-14T23:14:00Z"/>
          <w:b/>
          <w:sz w:val="24"/>
          <w:szCs w:val="24"/>
        </w:rPr>
      </w:pPr>
      <w:ins w:id="290" w:author="Ham, Yunee" w:date="2020-03-14T23:14:00Z">
        <w:r>
          <w:rPr>
            <w:b/>
            <w:sz w:val="24"/>
            <w:szCs w:val="24"/>
          </w:rPr>
          <w:t xml:space="preserve">Data Processing - </w:t>
        </w:r>
      </w:ins>
      <w:ins w:id="291" w:author="Ham, Yunee" w:date="2020-03-14T23:13:00Z">
        <w:r>
          <w:rPr>
            <w:b/>
            <w:sz w:val="24"/>
            <w:szCs w:val="24"/>
          </w:rPr>
          <w:t>Replacing average air</w:t>
        </w:r>
      </w:ins>
      <w:ins w:id="292" w:author="Ham, Yunee" w:date="2020-03-14T23:14:00Z">
        <w:r>
          <w:rPr>
            <w:b/>
            <w:sz w:val="24"/>
            <w:szCs w:val="24"/>
          </w:rPr>
          <w:t xml:space="preserve">fare </w:t>
        </w:r>
      </w:ins>
      <w:del w:id="293" w:author="Ham, Yunee" w:date="2020-03-14T23:13:00Z">
        <w:r w:rsidR="00D747AE">
          <w:rPr>
            <w:b/>
            <w:sz w:val="24"/>
            <w:szCs w:val="24"/>
          </w:rPr>
          <w:delText>II</w:delText>
        </w:r>
      </w:del>
      <w:del w:id="294" w:author="Ham, Yunee" w:date="2020-03-14T23:09:00Z">
        <w:r w:rsidR="00D747AE">
          <w:rPr>
            <w:b/>
            <w:sz w:val="24"/>
            <w:szCs w:val="24"/>
          </w:rPr>
          <w:delText xml:space="preserve">-2: </w:delText>
        </w:r>
      </w:del>
      <w:del w:id="295" w:author="Ham, Yunee" w:date="2020-03-14T23:13:00Z">
        <w:r w:rsidR="00D747AE">
          <w:rPr>
            <w:b/>
            <w:sz w:val="24"/>
            <w:szCs w:val="24"/>
          </w:rPr>
          <w:delText>Data</w:delText>
        </w:r>
      </w:del>
      <w:del w:id="296" w:author="Nguyen, Anh" w:date="2020-03-14T23:07:00Z">
        <w:r w:rsidR="00D747AE">
          <w:rPr>
            <w:b/>
            <w:sz w:val="24"/>
            <w:szCs w:val="24"/>
          </w:rPr>
          <w:delText xml:space="preserve"> - </w:delText>
        </w:r>
        <w:r w:rsidR="00C1514F">
          <w:rPr>
            <w:b/>
            <w:sz w:val="24"/>
            <w:szCs w:val="24"/>
          </w:rPr>
          <w:delText>Replacing Average Airfare</w:delText>
        </w:r>
        <w:r w:rsidR="00D747AE">
          <w:rPr>
            <w:b/>
            <w:sz w:val="24"/>
            <w:szCs w:val="24"/>
          </w:rPr>
          <w:delText xml:space="preserve"> </w:delText>
        </w:r>
      </w:del>
    </w:p>
    <w:p w14:paraId="0000021A" w14:textId="77777777" w:rsidR="00A95D10" w:rsidRDefault="00A95D10">
      <w:pPr>
        <w:jc w:val="both"/>
        <w:rPr>
          <w:sz w:val="24"/>
          <w:szCs w:val="24"/>
        </w:rPr>
      </w:pPr>
    </w:p>
    <w:p w14:paraId="0000021B" w14:textId="48A07ED7" w:rsidR="00A95D10" w:rsidRDefault="00B97001">
      <w:pPr>
        <w:jc w:val="both"/>
        <w:rPr>
          <w:del w:id="297" w:author="Ham, Yunee" w:date="2020-03-14T23:14:00Z"/>
          <w:sz w:val="24"/>
          <w:szCs w:val="24"/>
        </w:rPr>
      </w:pPr>
      <w:ins w:id="298" w:author="Ki Min Lee" w:date="2020-03-14T22:42:00Z">
        <w:r>
          <w:rPr>
            <w:sz w:val="24"/>
            <w:szCs w:val="24"/>
          </w:rPr>
          <w:t xml:space="preserve"> </w:t>
        </w:r>
      </w:ins>
      <w:ins w:id="299" w:author="Ki Min Lee" w:date="2020-03-14T22:51:00Z">
        <w:r w:rsidR="004A1F28">
          <w:rPr>
            <w:sz w:val="24"/>
            <w:szCs w:val="24"/>
          </w:rPr>
          <w:tab/>
        </w:r>
      </w:ins>
      <w:r w:rsidR="00C1514F">
        <w:rPr>
          <w:sz w:val="24"/>
          <w:szCs w:val="24"/>
        </w:rPr>
        <w:t>There were variables we wanted to further evaluate to see if it should be included in our sample data. The first variable is ‘Airfare’, where the raw data includ</w:t>
      </w:r>
      <w:r w:rsidR="0040707F">
        <w:rPr>
          <w:sz w:val="24"/>
          <w:szCs w:val="24"/>
        </w:rPr>
        <w:t>es</w:t>
      </w:r>
      <w:r w:rsidR="00C1514F">
        <w:rPr>
          <w:sz w:val="24"/>
          <w:szCs w:val="24"/>
        </w:rPr>
        <w:t xml:space="preserve"> 155 missing fields out of the total 488 fields. The missing fields were about 32%of the total fields, and we decided to reconsider this variable by replacing the missing fields with average airfare costs from our reference data. </w:t>
      </w:r>
    </w:p>
    <w:p w14:paraId="0000021C" w14:textId="77777777" w:rsidR="00A95D10" w:rsidRDefault="00A95D10">
      <w:pPr>
        <w:jc w:val="both"/>
        <w:rPr>
          <w:sz w:val="24"/>
          <w:szCs w:val="24"/>
        </w:rPr>
      </w:pPr>
    </w:p>
    <w:p w14:paraId="0000021D" w14:textId="42CC4D8E" w:rsidR="00A95D10" w:rsidRDefault="00B97001" w:rsidP="004A1F28">
      <w:pPr>
        <w:keepNext/>
        <w:ind w:firstLine="720"/>
        <w:jc w:val="both"/>
        <w:rPr>
          <w:del w:id="300" w:author="Ham, Yunee" w:date="2020-03-14T23:14:00Z"/>
          <w:sz w:val="24"/>
          <w:szCs w:val="24"/>
        </w:rPr>
        <w:pPrChange w:id="301" w:author="Ki Min Lee" w:date="2020-03-14T22:51:00Z">
          <w:pPr>
            <w:keepNext/>
            <w:jc w:val="both"/>
          </w:pPr>
        </w:pPrChange>
      </w:pPr>
      <w:ins w:id="302" w:author="Ki Min Lee" w:date="2020-03-14T22:42:00Z">
        <w:r>
          <w:rPr>
            <w:sz w:val="24"/>
            <w:szCs w:val="24"/>
          </w:rPr>
          <w:t xml:space="preserve"> </w:t>
        </w:r>
      </w:ins>
      <w:r w:rsidR="00C1514F">
        <w:rPr>
          <w:sz w:val="24"/>
          <w:szCs w:val="24"/>
        </w:rPr>
        <w:t xml:space="preserve">Before replacing the average values, we have dropped NA values from ‘Airline’, ‘Departure’, and ‘Destination’ variables, which led to 149 missing values in the ‘Airfare’ variable out of 476 fields. After observing our reference data, we have discovered that not </w:t>
      </w:r>
      <w:del w:id="303" w:author="Ki Min Lee" w:date="2020-03-14T22:49:00Z">
        <w:r w:rsidR="00C1514F" w:rsidDel="005B3B98">
          <w:rPr>
            <w:sz w:val="24"/>
            <w:szCs w:val="24"/>
          </w:rPr>
          <w:delText>all of</w:delText>
        </w:r>
      </w:del>
      <w:ins w:id="304" w:author="Ki Min Lee" w:date="2020-03-14T22:49:00Z">
        <w:r w:rsidR="005B3B98">
          <w:rPr>
            <w:sz w:val="24"/>
            <w:szCs w:val="24"/>
          </w:rPr>
          <w:t>all</w:t>
        </w:r>
      </w:ins>
      <w:r w:rsidR="00C1514F">
        <w:rPr>
          <w:sz w:val="24"/>
          <w:szCs w:val="24"/>
        </w:rPr>
        <w:t xml:space="preserve"> the average airline costs were provided (ex. Foreign Carriers). Although not </w:t>
      </w:r>
      <w:del w:id="305" w:author="Ki Min Lee" w:date="2020-03-14T22:49:00Z">
        <w:r w:rsidR="00C1514F" w:rsidDel="005B3B98">
          <w:rPr>
            <w:sz w:val="24"/>
            <w:szCs w:val="24"/>
          </w:rPr>
          <w:delText>all of</w:delText>
        </w:r>
      </w:del>
      <w:ins w:id="306" w:author="Ki Min Lee" w:date="2020-03-14T22:49:00Z">
        <w:r w:rsidR="005B3B98">
          <w:rPr>
            <w:sz w:val="24"/>
            <w:szCs w:val="24"/>
          </w:rPr>
          <w:t>all</w:t>
        </w:r>
      </w:ins>
      <w:r w:rsidR="00C1514F">
        <w:rPr>
          <w:sz w:val="24"/>
          <w:szCs w:val="24"/>
        </w:rPr>
        <w:t xml:space="preserve"> the airline’s average airfares were provided, we were still able to reduce the missing fields by 50%, from 155 to 81. We now have 17% of missing fields in the Airfare variable, which we have reduced by half. However, we </w:t>
      </w:r>
      <w:del w:id="307" w:author="Ki Min Lee" w:date="2020-03-14T22:49:00Z">
        <w:r w:rsidR="00C1514F" w:rsidDel="005B3B98">
          <w:rPr>
            <w:sz w:val="24"/>
            <w:szCs w:val="24"/>
          </w:rPr>
          <w:delText>have to</w:delText>
        </w:r>
      </w:del>
      <w:ins w:id="308" w:author="Ki Min Lee" w:date="2020-03-14T22:49:00Z">
        <w:r w:rsidR="005B3B98">
          <w:rPr>
            <w:sz w:val="24"/>
            <w:szCs w:val="24"/>
          </w:rPr>
          <w:t>must</w:t>
        </w:r>
      </w:ins>
      <w:r w:rsidR="00C1514F">
        <w:rPr>
          <w:sz w:val="24"/>
          <w:szCs w:val="24"/>
        </w:rPr>
        <w:t xml:space="preserve"> be cautious when we are adding average values into the missing fields as this could skew our data. </w:t>
      </w:r>
    </w:p>
    <w:p w14:paraId="0000021E" w14:textId="77777777" w:rsidR="00A95D10" w:rsidRDefault="00A95D10" w:rsidP="001C106B">
      <w:pPr>
        <w:keepNext/>
        <w:ind w:firstLine="720"/>
        <w:jc w:val="both"/>
        <w:rPr>
          <w:sz w:val="24"/>
          <w:szCs w:val="24"/>
        </w:rPr>
        <w:pPrChange w:id="309" w:author="Ham, Yunee" w:date="2020-03-14T23:16:00Z">
          <w:pPr>
            <w:jc w:val="both"/>
          </w:pPr>
        </w:pPrChange>
      </w:pPr>
    </w:p>
    <w:p w14:paraId="0000021F" w14:textId="567DA41B" w:rsidR="00A95D10" w:rsidRDefault="00B97001">
      <w:pPr>
        <w:jc w:val="both"/>
        <w:rPr>
          <w:del w:id="310" w:author="Ham, Yunee" w:date="2020-03-14T22:30:00Z"/>
          <w:sz w:val="24"/>
          <w:szCs w:val="24"/>
        </w:rPr>
      </w:pPr>
      <w:ins w:id="311" w:author="Ki Min Lee" w:date="2020-03-14T22:42:00Z">
        <w:r>
          <w:rPr>
            <w:sz w:val="24"/>
            <w:szCs w:val="24"/>
          </w:rPr>
          <w:t xml:space="preserve"> </w:t>
        </w:r>
      </w:ins>
      <w:ins w:id="312" w:author="Ki Min Lee" w:date="2020-03-14T22:51:00Z">
        <w:r w:rsidR="004A1F28">
          <w:rPr>
            <w:sz w:val="24"/>
            <w:szCs w:val="24"/>
          </w:rPr>
          <w:tab/>
        </w:r>
      </w:ins>
      <w:r w:rsidR="00C1514F">
        <w:rPr>
          <w:sz w:val="24"/>
          <w:szCs w:val="24"/>
        </w:rPr>
        <w:t xml:space="preserve">Filling in missing values should be done cautiously, and in order to make sure our data is not skewed, we have carefully observed the histogram of the Airfare variable, comparing before and after average values were replaced. We have also compared the descriptive statistics of the Airfare variable, such as mean, standard deviation and the quartiles. An ideal result we expected was to obtain distributions that are similar in shape. </w:t>
      </w:r>
    </w:p>
    <w:p w14:paraId="48432EEC" w14:textId="77777777" w:rsidR="00644E76" w:rsidRDefault="00644E76">
      <w:pPr>
        <w:jc w:val="both"/>
        <w:rPr>
          <w:sz w:val="24"/>
          <w:szCs w:val="24"/>
        </w:rPr>
      </w:pPr>
    </w:p>
    <w:p w14:paraId="28845B12" w14:textId="77777777" w:rsidR="00644E76" w:rsidRDefault="00644E76">
      <w:pPr>
        <w:jc w:val="both"/>
        <w:rPr>
          <w:sz w:val="24"/>
          <w:szCs w:val="24"/>
        </w:rPr>
      </w:pPr>
    </w:p>
    <w:p w14:paraId="00000223" w14:textId="5279299A" w:rsidR="00A95D10" w:rsidRDefault="31FFDB51" w:rsidP="006F2294">
      <w:pPr>
        <w:rPr>
          <w:sz w:val="24"/>
          <w:szCs w:val="24"/>
        </w:rPr>
      </w:pPr>
      <w:r>
        <w:rPr>
          <w:noProof/>
        </w:rPr>
        <w:drawing>
          <wp:inline distT="0" distB="0" distL="0" distR="0" wp14:anchorId="65D3EBB2" wp14:editId="4AA30077">
            <wp:extent cx="6292268" cy="1100408"/>
            <wp:effectExtent l="0" t="0" r="0" b="5080"/>
            <wp:docPr id="2836432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93212" cy="1118061"/>
                    </a:xfrm>
                    <a:prstGeom prst="rect">
                      <a:avLst/>
                    </a:prstGeom>
                  </pic:spPr>
                </pic:pic>
              </a:graphicData>
            </a:graphic>
          </wp:inline>
        </w:drawing>
      </w:r>
    </w:p>
    <w:p w14:paraId="339BF03E" w14:textId="3AFB8EA5" w:rsidR="00227E89" w:rsidRPr="00227E89" w:rsidRDefault="00227E89" w:rsidP="006F2294">
      <w:pPr>
        <w:rPr>
          <w:sz w:val="24"/>
          <w:szCs w:val="24"/>
        </w:rPr>
      </w:pPr>
      <w:r w:rsidRPr="00227E89">
        <w:rPr>
          <w:sz w:val="20"/>
          <w:szCs w:val="20"/>
        </w:rPr>
        <w:t>1 Airfare =10,000 Korean Won, KRW</w:t>
      </w:r>
    </w:p>
    <w:p w14:paraId="03410340" w14:textId="77777777" w:rsidR="00227E89" w:rsidRPr="00E14D0B" w:rsidRDefault="00227E89" w:rsidP="006F2294">
      <w:pPr>
        <w:rPr>
          <w:sz w:val="12"/>
          <w:szCs w:val="12"/>
          <w:rPrChange w:id="313" w:author="Ham, Yunee" w:date="2020-03-14T20:47:00Z">
            <w:rPr>
              <w:sz w:val="24"/>
              <w:szCs w:val="24"/>
            </w:rPr>
          </w:rPrChange>
        </w:rPr>
      </w:pPr>
    </w:p>
    <w:p w14:paraId="2974CB11" w14:textId="70A89B28" w:rsidR="00E14D0B" w:rsidRPr="00E14D0B" w:rsidRDefault="001C106B" w:rsidP="001C106B">
      <w:pPr>
        <w:ind w:left="720" w:firstLine="720"/>
        <w:contextualSpacing/>
        <w:jc w:val="left"/>
        <w:rPr>
          <w:ins w:id="314" w:author="Ham, Yunee" w:date="2020-03-14T20:20:00Z"/>
          <w:sz w:val="24"/>
          <w:szCs w:val="24"/>
          <w:rPrChange w:id="315" w:author="Ham, Yunee" w:date="2020-03-14T20:20:00Z">
            <w:rPr>
              <w:ins w:id="316" w:author="Ham, Yunee" w:date="2020-03-14T20:20:00Z"/>
              <w:b/>
              <w:bCs/>
              <w:sz w:val="24"/>
              <w:szCs w:val="24"/>
            </w:rPr>
          </w:rPrChange>
        </w:rPr>
        <w:pPrChange w:id="317" w:author="Ham, Yunee" w:date="2020-03-14T20:20:00Z">
          <w:pPr>
            <w:contextualSpacing/>
            <w:jc w:val="both"/>
          </w:pPr>
        </w:pPrChange>
      </w:pPr>
      <w:ins w:id="318" w:author="Ham, Yunee" w:date="2020-03-14T23:15:00Z">
        <w:r>
          <w:rPr>
            <w:b/>
            <w:bCs/>
            <w:sz w:val="24"/>
            <w:szCs w:val="24"/>
          </w:rPr>
          <w:t xml:space="preserve">    </w:t>
        </w:r>
      </w:ins>
      <w:r w:rsidR="3CA2D5D9" w:rsidRPr="3CA2D5D9">
        <w:rPr>
          <w:b/>
          <w:bCs/>
          <w:sz w:val="24"/>
          <w:szCs w:val="24"/>
        </w:rPr>
        <w:t xml:space="preserve">Original data </w:t>
      </w:r>
      <w:del w:id="319" w:author="Ham, Yunee" w:date="2020-03-14T20:20:00Z">
        <w:r w:rsidR="3CA2D5D9" w:rsidRPr="3CA2D5D9">
          <w:rPr>
            <w:b/>
            <w:bCs/>
            <w:sz w:val="24"/>
            <w:szCs w:val="24"/>
          </w:rPr>
          <w:delText>-</w:delText>
        </w:r>
      </w:del>
      <w:ins w:id="320" w:author="Ham, Yunee" w:date="2020-03-14T20:20:00Z">
        <w:r w:rsidR="00E14D0B">
          <w:rPr>
            <w:b/>
            <w:bCs/>
            <w:sz w:val="24"/>
            <w:szCs w:val="24"/>
          </w:rPr>
          <w:t>–</w:t>
        </w:r>
      </w:ins>
      <w:r w:rsidR="3CA2D5D9" w:rsidRPr="3CA2D5D9">
        <w:rPr>
          <w:b/>
          <w:bCs/>
          <w:sz w:val="24"/>
          <w:szCs w:val="24"/>
        </w:rPr>
        <w:t xml:space="preserve"> </w:t>
      </w:r>
      <w:r w:rsidR="00C50906" w:rsidRPr="3CA2D5D9">
        <w:rPr>
          <w:b/>
          <w:bCs/>
          <w:sz w:val="24"/>
          <w:szCs w:val="24"/>
        </w:rPr>
        <w:t>Airfare</w:t>
      </w:r>
      <w:ins w:id="321" w:author="Ham, Yunee" w:date="2020-03-14T20:20:00Z">
        <w:r w:rsidR="00E14D0B">
          <w:rPr>
            <w:b/>
            <w:bCs/>
            <w:sz w:val="24"/>
            <w:szCs w:val="24"/>
          </w:rPr>
          <w:tab/>
        </w:r>
        <w:r w:rsidR="00E14D0B">
          <w:rPr>
            <w:b/>
            <w:bCs/>
            <w:sz w:val="24"/>
            <w:szCs w:val="24"/>
          </w:rPr>
          <w:tab/>
        </w:r>
      </w:ins>
      <w:ins w:id="322" w:author="Ham, Yunee" w:date="2020-03-14T23:15:00Z">
        <w:r>
          <w:rPr>
            <w:b/>
            <w:bCs/>
            <w:sz w:val="24"/>
            <w:szCs w:val="24"/>
          </w:rPr>
          <w:tab/>
        </w:r>
      </w:ins>
      <w:ins w:id="323" w:author="Ham, Yunee" w:date="2020-03-14T20:20:00Z">
        <w:r w:rsidR="00E14D0B" w:rsidRPr="3CA2D5D9">
          <w:rPr>
            <w:b/>
            <w:bCs/>
            <w:sz w:val="24"/>
            <w:szCs w:val="24"/>
          </w:rPr>
          <w:t xml:space="preserve">After replacing Average Airfare: </w:t>
        </w:r>
      </w:ins>
    </w:p>
    <w:p w14:paraId="00000238" w14:textId="324B77BF" w:rsidR="00A95D10" w:rsidRPr="001C106B" w:rsidRDefault="004F0F57" w:rsidP="001C106B">
      <w:pPr>
        <w:ind w:left="1440" w:firstLine="720"/>
        <w:contextualSpacing/>
        <w:jc w:val="both"/>
        <w:rPr>
          <w:del w:id="324" w:author="Ham, Yunee" w:date="2020-03-14T20:22:00Z"/>
          <w:b/>
          <w:sz w:val="24"/>
          <w:szCs w:val="24"/>
          <w:rPrChange w:id="325" w:author="Ham, Yunee" w:date="2020-03-14T23:16:00Z">
            <w:rPr>
              <w:del w:id="326" w:author="Ham, Yunee" w:date="2020-03-14T20:22:00Z"/>
              <w:sz w:val="24"/>
              <w:szCs w:val="24"/>
            </w:rPr>
          </w:rPrChange>
        </w:rPr>
        <w:pPrChange w:id="327" w:author="Ham, Yunee" w:date="2020-03-14T23:16:00Z">
          <w:pPr>
            <w:contextualSpacing/>
            <w:jc w:val="both"/>
          </w:pPr>
        </w:pPrChange>
      </w:pPr>
      <w:r>
        <w:rPr>
          <w:noProof/>
          <w:sz w:val="24"/>
          <w:szCs w:val="24"/>
        </w:rPr>
        <w:drawing>
          <wp:inline distT="114300" distB="114300" distL="114300" distR="114300" wp14:anchorId="4716F47B" wp14:editId="5905C8C8">
            <wp:extent cx="1216160" cy="1371600"/>
            <wp:effectExtent l="0" t="0" r="3175"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1234831" cy="1392657"/>
                    </a:xfrm>
                    <a:prstGeom prst="rect">
                      <a:avLst/>
                    </a:prstGeom>
                    <a:ln/>
                  </pic:spPr>
                </pic:pic>
              </a:graphicData>
            </a:graphic>
          </wp:inline>
        </w:drawing>
      </w:r>
      <w:ins w:id="328" w:author="Ham, Yunee" w:date="2020-03-14T20:20:00Z">
        <w:r w:rsidR="00E14D0B">
          <w:rPr>
            <w:b/>
            <w:bCs/>
            <w:sz w:val="24"/>
            <w:szCs w:val="24"/>
          </w:rPr>
          <w:tab/>
        </w:r>
        <w:r w:rsidR="00E14D0B">
          <w:rPr>
            <w:b/>
            <w:bCs/>
            <w:sz w:val="24"/>
            <w:szCs w:val="24"/>
          </w:rPr>
          <w:tab/>
        </w:r>
        <w:r w:rsidR="00E14D0B">
          <w:rPr>
            <w:b/>
            <w:bCs/>
            <w:sz w:val="24"/>
            <w:szCs w:val="24"/>
          </w:rPr>
          <w:tab/>
        </w:r>
        <w:r w:rsidR="00E14D0B">
          <w:rPr>
            <w:b/>
            <w:bCs/>
            <w:sz w:val="24"/>
            <w:szCs w:val="24"/>
          </w:rPr>
          <w:tab/>
        </w:r>
        <w:r w:rsidR="00E14D0B">
          <w:rPr>
            <w:noProof/>
          </w:rPr>
          <w:drawing>
            <wp:inline distT="0" distB="0" distL="0" distR="0" wp14:anchorId="6D151023" wp14:editId="751092A9">
              <wp:extent cx="979714" cy="1322705"/>
              <wp:effectExtent l="0" t="0" r="0" b="0"/>
              <wp:docPr id="2137780446"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11" cstate="print">
                        <a:extLst>
                          <a:ext uri="{28A0092B-C50C-407E-A947-70E740481C1C}">
                            <a14:useLocalDpi xmlns:a14="http://schemas.microsoft.com/office/drawing/2010/main" val="0"/>
                          </a:ext>
                        </a:extLst>
                      </a:blip>
                      <a:srcRect r="40071"/>
                      <a:stretch>
                        <a:fillRect/>
                      </a:stretch>
                    </pic:blipFill>
                    <pic:spPr>
                      <a:xfrm>
                        <a:off x="0" y="0"/>
                        <a:ext cx="979714" cy="1322705"/>
                      </a:xfrm>
                      <a:prstGeom prst="rect">
                        <a:avLst/>
                      </a:prstGeom>
                    </pic:spPr>
                  </pic:pic>
                </a:graphicData>
              </a:graphic>
            </wp:inline>
          </w:drawing>
        </w:r>
      </w:ins>
      <w:del w:id="329" w:author="Ham, Yunee" w:date="2020-03-14T23:14:00Z">
        <w:r w:rsidR="3CA2D5D9" w:rsidDel="001C106B">
          <w:rPr>
            <w:sz w:val="24"/>
            <w:szCs w:val="24"/>
          </w:rPr>
          <w:delText xml:space="preserve"> </w:delText>
        </w:r>
      </w:del>
      <w:del w:id="330" w:author="Ham, Yunee" w:date="2020-03-14T20:22:00Z">
        <w:r w:rsidR="3CA2D5D9" w:rsidRPr="3CA2D5D9">
          <w:rPr>
            <w:b/>
            <w:bCs/>
            <w:sz w:val="24"/>
            <w:szCs w:val="24"/>
          </w:rPr>
          <w:delText xml:space="preserve">After replacing Average Airfare: </w:delText>
        </w:r>
      </w:del>
      <w:del w:id="331" w:author="Ham, Yunee" w:date="2020-03-14T20:20:00Z">
        <w:r>
          <w:rPr>
            <w:noProof/>
          </w:rPr>
          <w:drawing>
            <wp:inline distT="0" distB="0" distL="0" distR="0" wp14:anchorId="179D0781" wp14:editId="41B3FC7C">
              <wp:extent cx="1085850" cy="1437005"/>
              <wp:effectExtent l="0" t="0" r="0" b="0"/>
              <wp:docPr id="218116534"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12" cstate="print">
                        <a:extLst>
                          <a:ext uri="{28A0092B-C50C-407E-A947-70E740481C1C}">
                            <a14:useLocalDpi xmlns:a14="http://schemas.microsoft.com/office/drawing/2010/main" val="0"/>
                          </a:ext>
                        </a:extLst>
                      </a:blip>
                      <a:srcRect r="40071"/>
                      <a:stretch>
                        <a:fillRect/>
                      </a:stretch>
                    </pic:blipFill>
                    <pic:spPr>
                      <a:xfrm>
                        <a:off x="0" y="0"/>
                        <a:ext cx="1085850" cy="1437005"/>
                      </a:xfrm>
                      <a:prstGeom prst="rect">
                        <a:avLst/>
                      </a:prstGeom>
                    </pic:spPr>
                  </pic:pic>
                </a:graphicData>
              </a:graphic>
            </wp:inline>
          </w:drawing>
        </w:r>
      </w:del>
    </w:p>
    <w:p w14:paraId="00000239" w14:textId="77777777" w:rsidR="00A95D10" w:rsidRDefault="00A95D10" w:rsidP="001C106B">
      <w:pPr>
        <w:ind w:left="1440" w:firstLine="720"/>
        <w:contextualSpacing/>
        <w:jc w:val="both"/>
        <w:rPr>
          <w:sz w:val="24"/>
          <w:szCs w:val="24"/>
        </w:rPr>
        <w:pPrChange w:id="332" w:author="Ham, Yunee" w:date="2020-03-14T23:16:00Z">
          <w:pPr>
            <w:contextualSpacing/>
            <w:jc w:val="both"/>
          </w:pPr>
        </w:pPrChange>
      </w:pPr>
    </w:p>
    <w:p w14:paraId="0000023A" w14:textId="078A083D" w:rsidR="00A95D10" w:rsidRDefault="00B97001" w:rsidP="000662A9">
      <w:pPr>
        <w:contextualSpacing/>
        <w:jc w:val="both"/>
        <w:rPr>
          <w:sz w:val="24"/>
          <w:szCs w:val="24"/>
        </w:rPr>
      </w:pPr>
      <w:ins w:id="333" w:author="Ki Min Lee" w:date="2020-03-14T22:42:00Z">
        <w:r>
          <w:rPr>
            <w:sz w:val="24"/>
            <w:szCs w:val="24"/>
          </w:rPr>
          <w:t xml:space="preserve"> </w:t>
        </w:r>
      </w:ins>
      <w:ins w:id="334" w:author="Ki Min Lee" w:date="2020-03-14T22:51:00Z">
        <w:r w:rsidR="004A1F28">
          <w:rPr>
            <w:sz w:val="24"/>
            <w:szCs w:val="24"/>
          </w:rPr>
          <w:tab/>
        </w:r>
      </w:ins>
      <w:r w:rsidR="00C1514F">
        <w:rPr>
          <w:sz w:val="24"/>
          <w:szCs w:val="24"/>
        </w:rPr>
        <w:t xml:space="preserve">After examining </w:t>
      </w:r>
      <w:del w:id="335" w:author="Ham, Yunee" w:date="2020-03-14T23:45:00Z">
        <w:r w:rsidR="00C1514F">
          <w:rPr>
            <w:sz w:val="24"/>
            <w:szCs w:val="24"/>
          </w:rPr>
          <w:delText>a histogram</w:delText>
        </w:r>
      </w:del>
      <w:ins w:id="336" w:author="Ham, Yunee" w:date="2020-03-14T23:45:00Z">
        <w:r w:rsidR="00856981">
          <w:rPr>
            <w:sz w:val="24"/>
            <w:szCs w:val="24"/>
          </w:rPr>
          <w:t>histograms</w:t>
        </w:r>
      </w:ins>
      <w:r w:rsidR="00C1514F">
        <w:rPr>
          <w:sz w:val="24"/>
          <w:szCs w:val="24"/>
        </w:rPr>
        <w:t xml:space="preserve"> of </w:t>
      </w:r>
      <w:ins w:id="337" w:author="Ham, Yunee" w:date="2020-03-14T23:45:00Z">
        <w:r w:rsidR="00856981">
          <w:rPr>
            <w:sz w:val="24"/>
            <w:szCs w:val="24"/>
          </w:rPr>
          <w:t>our</w:t>
        </w:r>
      </w:ins>
      <w:del w:id="338" w:author="Ham, Yunee" w:date="2020-03-14T23:45:00Z">
        <w:r w:rsidR="00C1514F">
          <w:rPr>
            <w:sz w:val="24"/>
            <w:szCs w:val="24"/>
          </w:rPr>
          <w:delText>the</w:delText>
        </w:r>
      </w:del>
      <w:r w:rsidR="00C1514F">
        <w:rPr>
          <w:sz w:val="24"/>
          <w:szCs w:val="24"/>
        </w:rPr>
        <w:t xml:space="preserve"> data to check for skewing of the curve, we have found that both graphs have similar distributions. Also, the descriptive stats yield similar results before and after; mean values were very close at 50.456 and 48.332, and the median airfare stayed the same at 45. Therefore, we have decided to keep the Airfare variable with average values filled in, although not all airline’s average fares were available. As a result, we have reduced the missing values by 47% for the airfare variable (155 values to 81). </w:t>
      </w:r>
    </w:p>
    <w:p w14:paraId="0000023B" w14:textId="64C822E8" w:rsidR="00A95D10" w:rsidRDefault="007B0934" w:rsidP="000662A9">
      <w:pPr>
        <w:contextualSpacing/>
        <w:jc w:val="both"/>
        <w:rPr>
          <w:sz w:val="24"/>
          <w:szCs w:val="24"/>
        </w:rPr>
      </w:pPr>
      <w:ins w:id="339" w:author="Nguyen, Anh" w:date="2020-03-14T23:02:00Z">
        <w:r>
          <w:rPr>
            <w:noProof/>
          </w:rPr>
          <w:drawing>
            <wp:anchor distT="0" distB="0" distL="114300" distR="114300" simplePos="0" relativeHeight="251658276" behindDoc="1" locked="0" layoutInCell="1" allowOverlap="1" wp14:anchorId="60000E14" wp14:editId="0EEBE297">
              <wp:simplePos x="0" y="0"/>
              <wp:positionH relativeFrom="margin">
                <wp:align>left</wp:align>
              </wp:positionH>
              <wp:positionV relativeFrom="paragraph">
                <wp:posOffset>635</wp:posOffset>
              </wp:positionV>
              <wp:extent cx="4213225" cy="2851150"/>
              <wp:effectExtent l="0" t="0" r="0" b="6350"/>
              <wp:wrapTight wrapText="bothSides">
                <wp:wrapPolygon edited="0">
                  <wp:start x="0" y="0"/>
                  <wp:lineTo x="0" y="21504"/>
                  <wp:lineTo x="21486" y="21504"/>
                  <wp:lineTo x="21486" y="0"/>
                  <wp:lineTo x="0" y="0"/>
                </wp:wrapPolygon>
              </wp:wrapTight>
              <wp:docPr id="1160678474" name="Picture 1160678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29934" cy="2862789"/>
                      </a:xfrm>
                      <a:prstGeom prst="rect">
                        <a:avLst/>
                      </a:prstGeom>
                    </pic:spPr>
                  </pic:pic>
                </a:graphicData>
              </a:graphic>
              <wp14:sizeRelH relativeFrom="margin">
                <wp14:pctWidth>0</wp14:pctWidth>
              </wp14:sizeRelH>
              <wp14:sizeRelV relativeFrom="margin">
                <wp14:pctHeight>0</wp14:pctHeight>
              </wp14:sizeRelV>
            </wp:anchor>
          </w:drawing>
        </w:r>
      </w:ins>
      <w:del w:id="340" w:author="Nguyen, Anh" w:date="2020-03-14T23:02:00Z">
        <w:r w:rsidR="00B74FA2">
          <w:rPr>
            <w:noProof/>
          </w:rPr>
          <w:drawing>
            <wp:anchor distT="0" distB="0" distL="0" distR="0" simplePos="0" relativeHeight="251658261" behindDoc="0" locked="0" layoutInCell="1" hidden="0" allowOverlap="1" wp14:anchorId="2F88891C" wp14:editId="4EB14E13">
              <wp:simplePos x="0" y="0"/>
              <wp:positionH relativeFrom="column">
                <wp:posOffset>-104463</wp:posOffset>
              </wp:positionH>
              <wp:positionV relativeFrom="paragraph">
                <wp:posOffset>140667</wp:posOffset>
              </wp:positionV>
              <wp:extent cx="4057650" cy="2105025"/>
              <wp:effectExtent l="0" t="0" r="0" b="9525"/>
              <wp:wrapSquare wrapText="bothSides" distT="0" distB="0" distL="0" distR="0"/>
              <wp:docPr id="5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l="1154" t="4599" r="4184" b="5833"/>
                      <a:stretch>
                        <a:fillRect/>
                      </a:stretch>
                    </pic:blipFill>
                    <pic:spPr>
                      <a:xfrm>
                        <a:off x="0" y="0"/>
                        <a:ext cx="4057650" cy="2105025"/>
                      </a:xfrm>
                      <a:prstGeom prst="rect">
                        <a:avLst/>
                      </a:prstGeom>
                      <a:ln/>
                    </pic:spPr>
                  </pic:pic>
                </a:graphicData>
              </a:graphic>
              <wp14:sizeRelH relativeFrom="margin">
                <wp14:pctWidth>0</wp14:pctWidth>
              </wp14:sizeRelH>
              <wp14:sizeRelV relativeFrom="margin">
                <wp14:pctHeight>0</wp14:pctHeight>
              </wp14:sizeRelV>
            </wp:anchor>
          </w:drawing>
        </w:r>
      </w:del>
    </w:p>
    <w:p w14:paraId="551DF47A" w14:textId="29C36A9E" w:rsidR="0008007A" w:rsidRPr="0008007A" w:rsidRDefault="00FE20BF" w:rsidP="0008007A">
      <w:pPr>
        <w:contextualSpacing/>
        <w:jc w:val="both"/>
        <w:rPr>
          <w:ins w:id="341" w:author="Ham, Yunee" w:date="2020-03-14T23:15:00Z"/>
          <w:sz w:val="24"/>
          <w:szCs w:val="24"/>
        </w:rPr>
      </w:pPr>
      <w:ins w:id="342" w:author="Ham, Yunee" w:date="2020-03-14T23:08:00Z">
        <w:r>
          <w:rPr>
            <w:noProof/>
            <w:sz w:val="24"/>
            <w:szCs w:val="24"/>
          </w:rPr>
          <mc:AlternateContent>
            <mc:Choice Requires="wps">
              <w:drawing>
                <wp:anchor distT="0" distB="0" distL="114300" distR="114300" simplePos="0" relativeHeight="251658279" behindDoc="0" locked="0" layoutInCell="1" allowOverlap="1" wp14:anchorId="61F6E024" wp14:editId="7334D852">
                  <wp:simplePos x="0" y="0"/>
                  <wp:positionH relativeFrom="column">
                    <wp:posOffset>3913813</wp:posOffset>
                  </wp:positionH>
                  <wp:positionV relativeFrom="paragraph">
                    <wp:posOffset>917041</wp:posOffset>
                  </wp:positionV>
                  <wp:extent cx="276131" cy="99588"/>
                  <wp:effectExtent l="0" t="0" r="10160" b="15240"/>
                  <wp:wrapNone/>
                  <wp:docPr id="571641860" name="Oval 571641860"/>
                  <wp:cNvGraphicFramePr/>
                  <a:graphic xmlns:a="http://schemas.openxmlformats.org/drawingml/2006/main">
                    <a:graphicData uri="http://schemas.microsoft.com/office/word/2010/wordprocessingShape">
                      <wps:wsp>
                        <wps:cNvSpPr/>
                        <wps:spPr>
                          <a:xfrm>
                            <a:off x="0" y="0"/>
                            <a:ext cx="276131" cy="99588"/>
                          </a:xfrm>
                          <a:prstGeom prst="ellipse">
                            <a:avLst/>
                          </a:prstGeom>
                          <a:noFill/>
                          <a:ln w="63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DFB7CE" id="Oval 571641860" o:spid="_x0000_s1026" style="position:absolute;margin-left:308.15pt;margin-top:72.2pt;width:21.75pt;height:7.85pt;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" filled="f" strokecolor="red" strokeweight=".5pt"/>
              </w:pict>
            </mc:Fallback>
          </mc:AlternateContent>
        </w:r>
      </w:ins>
      <w:ins w:id="343" w:author="Ham, Yunee" w:date="2020-03-14T23:07:00Z">
        <w:r w:rsidR="008B7031">
          <w:rPr>
            <w:noProof/>
            <w:sz w:val="24"/>
            <w:szCs w:val="24"/>
          </w:rPr>
          <mc:AlternateContent>
            <mc:Choice Requires="wps">
              <w:drawing>
                <wp:anchor distT="0" distB="0" distL="114300" distR="114300" simplePos="0" relativeHeight="251658278" behindDoc="0" locked="0" layoutInCell="1" allowOverlap="1" wp14:anchorId="734C13DC" wp14:editId="33EB8838">
                  <wp:simplePos x="0" y="0"/>
                  <wp:positionH relativeFrom="column">
                    <wp:posOffset>3094131</wp:posOffset>
                  </wp:positionH>
                  <wp:positionV relativeFrom="paragraph">
                    <wp:posOffset>372144</wp:posOffset>
                  </wp:positionV>
                  <wp:extent cx="247135" cy="91440"/>
                  <wp:effectExtent l="0" t="0" r="19685" b="22860"/>
                  <wp:wrapNone/>
                  <wp:docPr id="571641858" name="Oval 571641858"/>
                  <wp:cNvGraphicFramePr/>
                  <a:graphic xmlns:a="http://schemas.openxmlformats.org/drawingml/2006/main">
                    <a:graphicData uri="http://schemas.microsoft.com/office/word/2010/wordprocessingShape">
                      <wps:wsp>
                        <wps:cNvSpPr/>
                        <wps:spPr>
                          <a:xfrm>
                            <a:off x="0" y="0"/>
                            <a:ext cx="247135" cy="91440"/>
                          </a:xfrm>
                          <a:prstGeom prst="ellipse">
                            <a:avLst/>
                          </a:prstGeom>
                          <a:noFill/>
                          <a:ln w="63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201F50B" id="Oval 571641858" o:spid="_x0000_s1026" style="position:absolute;margin-left:243.65pt;margin-top:29.3pt;width:19.45pt;height:7.2pt;z-index:2516582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" filled="f" strokecolor="red" strokeweight=".5pt"/>
              </w:pict>
            </mc:Fallback>
          </mc:AlternateContent>
        </w:r>
      </w:ins>
      <w:ins w:id="344" w:author="Ham, Yunee" w:date="2020-03-14T23:06:00Z">
        <w:r w:rsidR="008B7031">
          <w:rPr>
            <w:noProof/>
            <w:sz w:val="24"/>
            <w:szCs w:val="24"/>
          </w:rPr>
          <mc:AlternateContent>
            <mc:Choice Requires="wps">
              <w:drawing>
                <wp:anchor distT="0" distB="0" distL="114300" distR="114300" simplePos="0" relativeHeight="251658277" behindDoc="0" locked="0" layoutInCell="1" allowOverlap="1" wp14:anchorId="59F4D93B" wp14:editId="7CB60E05">
                  <wp:simplePos x="0" y="0"/>
                  <wp:positionH relativeFrom="column">
                    <wp:posOffset>1583663</wp:posOffset>
                  </wp:positionH>
                  <wp:positionV relativeFrom="paragraph">
                    <wp:posOffset>366571</wp:posOffset>
                  </wp:positionV>
                  <wp:extent cx="91440" cy="89494"/>
                  <wp:effectExtent l="0" t="0" r="22860" b="25400"/>
                  <wp:wrapNone/>
                  <wp:docPr id="571641857" name="Oval 571641857"/>
                  <wp:cNvGraphicFramePr/>
                  <a:graphic xmlns:a="http://schemas.openxmlformats.org/drawingml/2006/main">
                    <a:graphicData uri="http://schemas.microsoft.com/office/word/2010/wordprocessingShape">
                      <wps:wsp>
                        <wps:cNvSpPr/>
                        <wps:spPr>
                          <a:xfrm>
                            <a:off x="0" y="0"/>
                            <a:ext cx="91440" cy="89494"/>
                          </a:xfrm>
                          <a:prstGeom prst="ellipse">
                            <a:avLst/>
                          </a:prstGeom>
                          <a:noFill/>
                          <a:ln w="63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4A1818" id="Oval 571641857" o:spid="_x0000_s1026" style="position:absolute;margin-left:124.7pt;margin-top:28.85pt;width:7.2pt;height:7.05pt;z-index:2516582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" filled="f" strokecolor="red" strokeweight=".5pt"/>
              </w:pict>
            </mc:Fallback>
          </mc:AlternateContent>
        </w:r>
      </w:ins>
      <w:ins w:id="345" w:author="Ki Min Lee" w:date="2020-03-14T22:42:00Z">
        <w:r w:rsidR="00B97001">
          <w:rPr>
            <w:sz w:val="24"/>
            <w:szCs w:val="24"/>
          </w:rPr>
          <w:t xml:space="preserve"> </w:t>
        </w:r>
      </w:ins>
      <w:ins w:id="346" w:author="Ki Min Lee" w:date="2020-03-14T22:51:00Z">
        <w:del w:id="347" w:author="Nguyen, Anh" w:date="2020-03-14T22:58:00Z">
          <w:r w:rsidR="004A1F28">
            <w:rPr>
              <w:sz w:val="24"/>
              <w:szCs w:val="24"/>
            </w:rPr>
            <w:tab/>
          </w:r>
        </w:del>
      </w:ins>
      <w:r w:rsidR="00C1514F">
        <w:rPr>
          <w:sz w:val="24"/>
          <w:szCs w:val="24"/>
        </w:rPr>
        <w:t xml:space="preserve">To continue, we have observed </w:t>
      </w:r>
      <w:ins w:id="348" w:author="Zaheen, Sahira" w:date="2020-03-14T23:07:00Z">
        <w:r w:rsidR="0001262A">
          <w:rPr>
            <w:sz w:val="24"/>
            <w:szCs w:val="24"/>
          </w:rPr>
          <w:t xml:space="preserve">the </w:t>
        </w:r>
      </w:ins>
      <w:r w:rsidR="000662A9">
        <w:rPr>
          <w:sz w:val="24"/>
          <w:szCs w:val="24"/>
        </w:rPr>
        <w:t xml:space="preserve">rest of our </w:t>
      </w:r>
      <w:r w:rsidR="00C1514F">
        <w:rPr>
          <w:sz w:val="24"/>
          <w:szCs w:val="24"/>
        </w:rPr>
        <w:t xml:space="preserve">histograms to further evaluate outliers and NA values in the remaining variables. </w:t>
      </w:r>
      <w:r w:rsidR="009879C2">
        <w:rPr>
          <w:sz w:val="24"/>
          <w:szCs w:val="24"/>
        </w:rPr>
        <w:t>Based</w:t>
      </w:r>
      <w:ins w:id="349" w:author="Zaheen, Sahira" w:date="2020-03-14T23:07:00Z">
        <w:r w:rsidR="0001262A">
          <w:rPr>
            <w:sz w:val="24"/>
            <w:szCs w:val="24"/>
          </w:rPr>
          <w:t xml:space="preserve"> </w:t>
        </w:r>
      </w:ins>
      <w:del w:id="350" w:author="Zaheen, Sahira" w:date="2020-03-14T23:07:00Z">
        <w:r w:rsidR="009879C2">
          <w:rPr>
            <w:sz w:val="24"/>
            <w:szCs w:val="24"/>
          </w:rPr>
          <w:delText xml:space="preserve"> </w:delText>
        </w:r>
      </w:del>
      <w:r w:rsidR="009879C2">
        <w:rPr>
          <w:sz w:val="24"/>
          <w:szCs w:val="24"/>
        </w:rPr>
        <w:t>on our histogram evaluations</w:t>
      </w:r>
      <w:r w:rsidR="00C1514F">
        <w:rPr>
          <w:sz w:val="24"/>
          <w:szCs w:val="24"/>
        </w:rPr>
        <w:t>, we have found outliers in the Airfare variable over</w:t>
      </w:r>
      <w:ins w:id="351" w:author="Zaheen, Sahira" w:date="2020-03-14T23:08:00Z">
        <w:r w:rsidR="00C1514F">
          <w:rPr>
            <w:sz w:val="24"/>
            <w:szCs w:val="24"/>
          </w:rPr>
          <w:t xml:space="preserve"> </w:t>
        </w:r>
      </w:ins>
      <w:del w:id="352" w:author="Zaheen, Sahira" w:date="2020-03-14T23:08:00Z">
        <w:r w:rsidR="00C1514F" w:rsidDel="0001262A">
          <w:rPr>
            <w:sz w:val="24"/>
            <w:szCs w:val="24"/>
          </w:rPr>
          <w:delText xml:space="preserve"> </w:delText>
        </w:r>
      </w:del>
      <w:r w:rsidR="00C1514F">
        <w:rPr>
          <w:sz w:val="24"/>
          <w:szCs w:val="24"/>
        </w:rPr>
        <w:t xml:space="preserve">1,250,000 Won, </w:t>
      </w:r>
      <w:proofErr w:type="spellStart"/>
      <w:r w:rsidR="00C1514F">
        <w:rPr>
          <w:sz w:val="24"/>
          <w:szCs w:val="24"/>
        </w:rPr>
        <w:t>FlyingCompanion</w:t>
      </w:r>
      <w:proofErr w:type="spellEnd"/>
      <w:r w:rsidR="00C1514F">
        <w:rPr>
          <w:sz w:val="24"/>
          <w:szCs w:val="24"/>
        </w:rPr>
        <w:t xml:space="preserve"> with over 20 people, and </w:t>
      </w:r>
      <w:proofErr w:type="spellStart"/>
      <w:r w:rsidR="00C1514F">
        <w:rPr>
          <w:sz w:val="24"/>
          <w:szCs w:val="24"/>
        </w:rPr>
        <w:t>AccessTime</w:t>
      </w:r>
      <w:proofErr w:type="spellEnd"/>
      <w:r w:rsidR="00C1514F">
        <w:rPr>
          <w:sz w:val="24"/>
          <w:szCs w:val="24"/>
        </w:rPr>
        <w:t xml:space="preserve"> with more than 350 minutes and removed these outliers.</w:t>
      </w:r>
    </w:p>
    <w:p w14:paraId="1D003B5F" w14:textId="77777777" w:rsidR="007D5B14" w:rsidRPr="007D5B14" w:rsidRDefault="007D5B14" w:rsidP="007D5B14">
      <w:pPr>
        <w:contextualSpacing/>
        <w:jc w:val="both"/>
        <w:rPr>
          <w:ins w:id="353" w:author="Ham, Yunee" w:date="2020-03-14T23:15:00Z"/>
          <w:sz w:val="24"/>
          <w:szCs w:val="24"/>
        </w:rPr>
      </w:pPr>
    </w:p>
    <w:p w14:paraId="138C695F" w14:textId="21749A45" w:rsidR="001C106B" w:rsidRDefault="008507CF" w:rsidP="001C106B">
      <w:pPr>
        <w:pStyle w:val="Heading1"/>
        <w:jc w:val="both"/>
        <w:rPr>
          <w:ins w:id="354" w:author="Ham, Yunee" w:date="2020-03-14T23:15:00Z"/>
          <w:b w:val="0"/>
          <w:bCs/>
          <w:sz w:val="24"/>
          <w:szCs w:val="24"/>
        </w:rPr>
      </w:pPr>
      <w:ins w:id="355" w:author="Ki Min Lee" w:date="2020-03-14T23:44:00Z">
        <w:r>
          <w:rPr>
            <w:b w:val="0"/>
            <w:sz w:val="24"/>
            <w:szCs w:val="24"/>
          </w:rPr>
          <w:t xml:space="preserve"> </w:t>
        </w:r>
      </w:ins>
      <w:ins w:id="356" w:author="Ham, Yunee" w:date="2020-03-14T23:15:00Z">
        <w:r w:rsidR="001C106B">
          <w:rPr>
            <w:b w:val="0"/>
            <w:sz w:val="24"/>
            <w:szCs w:val="24"/>
          </w:rPr>
          <w:t>S</w:t>
        </w:r>
        <w:commentRangeStart w:id="357"/>
        <w:r w:rsidR="001C106B" w:rsidRPr="00D309C7">
          <w:rPr>
            <w:b w:val="0"/>
            <w:sz w:val="24"/>
            <w:szCs w:val="24"/>
          </w:rPr>
          <w:t xml:space="preserve">ince most of the missing income is </w:t>
        </w:r>
        <w:commentRangeStart w:id="358"/>
        <w:r w:rsidR="001C106B" w:rsidRPr="00D309C7">
          <w:rPr>
            <w:b w:val="0"/>
            <w:sz w:val="24"/>
            <w:szCs w:val="24"/>
          </w:rPr>
          <w:t xml:space="preserve">under </w:t>
        </w:r>
        <w:commentRangeStart w:id="359"/>
        <w:r w:rsidR="001C106B" w:rsidRPr="00D309C7">
          <w:rPr>
            <w:b w:val="0"/>
            <w:sz w:val="24"/>
            <w:szCs w:val="24"/>
          </w:rPr>
          <w:t>occupation 12</w:t>
        </w:r>
        <w:commentRangeEnd w:id="358"/>
        <w:r w:rsidR="001C106B" w:rsidRPr="00D309C7">
          <w:rPr>
            <w:rStyle w:val="CommentReference"/>
            <w:b w:val="0"/>
          </w:rPr>
          <w:commentReference w:id="358"/>
        </w:r>
        <w:commentRangeEnd w:id="359"/>
        <w:r w:rsidR="001C106B" w:rsidRPr="00D309C7">
          <w:rPr>
            <w:rStyle w:val="CommentReference"/>
            <w:b w:val="0"/>
          </w:rPr>
          <w:commentReference w:id="359"/>
        </w:r>
        <w:r w:rsidR="001C106B" w:rsidRPr="00D309C7">
          <w:rPr>
            <w:b w:val="0"/>
            <w:sz w:val="24"/>
            <w:szCs w:val="24"/>
          </w:rPr>
          <w:t>,</w:t>
        </w:r>
        <w:r w:rsidR="001C106B" w:rsidRPr="00D309C7">
          <w:rPr>
            <w:b w:val="0"/>
            <w:bCs/>
            <w:sz w:val="24"/>
            <w:szCs w:val="24"/>
          </w:rPr>
          <w:t xml:space="preserve"> </w:t>
        </w:r>
        <w:commentRangeEnd w:id="357"/>
        <w:r w:rsidR="001C106B" w:rsidRPr="00D309C7">
          <w:rPr>
            <w:rStyle w:val="CommentReference"/>
            <w:b w:val="0"/>
            <w:bCs/>
          </w:rPr>
          <w:commentReference w:id="357"/>
        </w:r>
        <w:r w:rsidR="001C106B" w:rsidRPr="00D309C7">
          <w:rPr>
            <w:b w:val="0"/>
            <w:bCs/>
            <w:sz w:val="24"/>
            <w:szCs w:val="24"/>
          </w:rPr>
          <w:t xml:space="preserve">the rest categories are not significant and occupation in the 5,8,9 categories have a decent size from our total population as well. We processed to group by occupation and </w:t>
        </w:r>
        <w:commentRangeStart w:id="360"/>
        <w:r w:rsidR="001C106B" w:rsidRPr="00D309C7">
          <w:rPr>
            <w:b w:val="0"/>
            <w:bCs/>
            <w:sz w:val="24"/>
            <w:szCs w:val="24"/>
          </w:rPr>
          <w:t>get</w:t>
        </w:r>
        <w:commentRangeEnd w:id="360"/>
        <w:r w:rsidR="001C106B" w:rsidRPr="00D309C7">
          <w:rPr>
            <w:rStyle w:val="CommentReference"/>
            <w:b w:val="0"/>
            <w:bCs/>
          </w:rPr>
          <w:commentReference w:id="360"/>
        </w:r>
        <w:r w:rsidR="001C106B" w:rsidRPr="00D309C7">
          <w:rPr>
            <w:b w:val="0"/>
            <w:bCs/>
            <w:sz w:val="24"/>
            <w:szCs w:val="24"/>
          </w:rPr>
          <w:t xml:space="preserve"> the average income for each of the groups to fill in our NA for Income. For the remaining Airfare NA, we take the average by grouping by Airport, Airline, and Destination. To fill NA for </w:t>
        </w:r>
        <w:proofErr w:type="spellStart"/>
        <w:r w:rsidR="001C106B" w:rsidRPr="00D309C7">
          <w:rPr>
            <w:b w:val="0"/>
            <w:bCs/>
            <w:sz w:val="24"/>
            <w:szCs w:val="24"/>
          </w:rPr>
          <w:t>AccessTime</w:t>
        </w:r>
        <w:proofErr w:type="spellEnd"/>
        <w:r w:rsidR="001C106B" w:rsidRPr="00D309C7">
          <w:rPr>
            <w:b w:val="0"/>
            <w:bCs/>
            <w:sz w:val="24"/>
            <w:szCs w:val="24"/>
          </w:rPr>
          <w:t xml:space="preserve">, we have grouped Airport and </w:t>
        </w:r>
        <w:proofErr w:type="spellStart"/>
        <w:r w:rsidR="001C106B" w:rsidRPr="00D309C7">
          <w:rPr>
            <w:b w:val="0"/>
            <w:bCs/>
            <w:sz w:val="24"/>
            <w:szCs w:val="24"/>
          </w:rPr>
          <w:t>ProvinceResidence</w:t>
        </w:r>
        <w:proofErr w:type="spellEnd"/>
        <w:r w:rsidR="001C106B" w:rsidRPr="00D309C7">
          <w:rPr>
            <w:b w:val="0"/>
            <w:bCs/>
            <w:sz w:val="24"/>
            <w:szCs w:val="24"/>
          </w:rPr>
          <w:t xml:space="preserve"> together.</w:t>
        </w:r>
      </w:ins>
    </w:p>
    <w:p w14:paraId="0CB3301D" w14:textId="77777777" w:rsidR="001C106B" w:rsidRDefault="001C106B" w:rsidP="001C106B">
      <w:pPr>
        <w:pStyle w:val="Heading1"/>
        <w:jc w:val="both"/>
        <w:rPr>
          <w:ins w:id="361" w:author="Ham, Yunee" w:date="2020-03-14T23:15:00Z"/>
          <w:b w:val="0"/>
          <w:bCs/>
          <w:sz w:val="24"/>
          <w:szCs w:val="24"/>
        </w:rPr>
      </w:pPr>
    </w:p>
    <w:p w14:paraId="514990C4" w14:textId="6D6F25A8" w:rsidR="001C106B" w:rsidRPr="00D309C7" w:rsidRDefault="001C106B" w:rsidP="001C106B">
      <w:pPr>
        <w:pStyle w:val="Heading1"/>
        <w:jc w:val="both"/>
        <w:rPr>
          <w:ins w:id="362" w:author="Ham, Yunee" w:date="2020-03-14T23:15:00Z"/>
          <w:b w:val="0"/>
          <w:bCs/>
        </w:rPr>
      </w:pPr>
      <w:ins w:id="363" w:author="Ham, Yunee" w:date="2020-03-14T23:15:00Z">
        <w:r w:rsidRPr="00D309C7">
          <w:rPr>
            <w:b w:val="0"/>
            <w:bCs/>
            <w:sz w:val="24"/>
            <w:szCs w:val="24"/>
          </w:rPr>
          <w:t xml:space="preserve"> </w:t>
        </w:r>
      </w:ins>
      <w:ins w:id="364" w:author="Ki Min Lee" w:date="2020-03-14T23:44:00Z">
        <w:r w:rsidR="008507CF">
          <w:rPr>
            <w:b w:val="0"/>
            <w:bCs/>
            <w:sz w:val="24"/>
            <w:szCs w:val="24"/>
          </w:rPr>
          <w:tab/>
        </w:r>
      </w:ins>
      <w:ins w:id="365" w:author="Ham, Yunee" w:date="2020-03-14T23:15:00Z">
        <w:r w:rsidRPr="00D309C7">
          <w:rPr>
            <w:b w:val="0"/>
            <w:bCs/>
            <w:sz w:val="24"/>
            <w:szCs w:val="24"/>
          </w:rPr>
          <w:t>The histograms</w:t>
        </w:r>
        <w:r>
          <w:rPr>
            <w:b w:val="0"/>
            <w:bCs/>
            <w:sz w:val="24"/>
            <w:szCs w:val="24"/>
          </w:rPr>
          <w:t xml:space="preserve"> below</w:t>
        </w:r>
        <w:r w:rsidRPr="00D309C7">
          <w:rPr>
            <w:b w:val="0"/>
            <w:bCs/>
            <w:sz w:val="24"/>
            <w:szCs w:val="24"/>
          </w:rPr>
          <w:t xml:space="preserve"> show the results after we have removed the outliers and filled in </w:t>
        </w:r>
        <w:proofErr w:type="spellStart"/>
        <w:r w:rsidRPr="00D309C7">
          <w:rPr>
            <w:b w:val="0"/>
            <w:bCs/>
            <w:sz w:val="24"/>
            <w:szCs w:val="24"/>
          </w:rPr>
          <w:t>N</w:t>
        </w:r>
        <w:r>
          <w:rPr>
            <w:b w:val="0"/>
            <w:bCs/>
            <w:sz w:val="24"/>
            <w:szCs w:val="24"/>
          </w:rPr>
          <w:t>aN</w:t>
        </w:r>
        <w:proofErr w:type="spellEnd"/>
        <w:r>
          <w:rPr>
            <w:b w:val="0"/>
            <w:bCs/>
            <w:sz w:val="24"/>
            <w:szCs w:val="24"/>
          </w:rPr>
          <w:t xml:space="preserve"> values</w:t>
        </w:r>
        <w:r w:rsidRPr="00D309C7">
          <w:rPr>
            <w:b w:val="0"/>
            <w:bCs/>
            <w:sz w:val="24"/>
            <w:szCs w:val="24"/>
          </w:rPr>
          <w:t xml:space="preserve"> for all our selected features. </w:t>
        </w:r>
        <w:r>
          <w:rPr>
            <w:b w:val="0"/>
            <w:bCs/>
            <w:sz w:val="24"/>
            <w:szCs w:val="24"/>
          </w:rPr>
          <w:t xml:space="preserve">The trimmed </w:t>
        </w:r>
        <w:r w:rsidRPr="00D309C7">
          <w:rPr>
            <w:b w:val="0"/>
            <w:bCs/>
            <w:sz w:val="24"/>
            <w:szCs w:val="24"/>
          </w:rPr>
          <w:t xml:space="preserve">data </w:t>
        </w:r>
        <w:r>
          <w:rPr>
            <w:b w:val="0"/>
            <w:bCs/>
            <w:sz w:val="24"/>
            <w:szCs w:val="24"/>
          </w:rPr>
          <w:t>contains</w:t>
        </w:r>
        <w:r w:rsidRPr="00D309C7">
          <w:rPr>
            <w:b w:val="0"/>
            <w:bCs/>
            <w:sz w:val="24"/>
            <w:szCs w:val="24"/>
          </w:rPr>
          <w:t xml:space="preserve"> 457 (93%) observations after cleaning our raw data.</w:t>
        </w:r>
      </w:ins>
    </w:p>
    <w:p w14:paraId="0DCD2EE3" w14:textId="04780E76" w:rsidR="001C106B" w:rsidRDefault="001C106B" w:rsidP="000662A9">
      <w:pPr>
        <w:contextualSpacing/>
        <w:jc w:val="both"/>
        <w:rPr>
          <w:sz w:val="24"/>
          <w:szCs w:val="24"/>
        </w:rPr>
      </w:pPr>
    </w:p>
    <w:p w14:paraId="00000241" w14:textId="4E229600" w:rsidR="00A95D10" w:rsidRDefault="001C106B">
      <w:pPr>
        <w:jc w:val="both"/>
        <w:rPr>
          <w:del w:id="366" w:author="Ham, Yunee" w:date="2020-03-14T20:20:00Z"/>
          <w:sz w:val="24"/>
          <w:szCs w:val="24"/>
        </w:rPr>
      </w:pPr>
      <w:r>
        <w:rPr>
          <w:noProof/>
        </w:rPr>
        <w:drawing>
          <wp:anchor distT="114300" distB="114300" distL="114300" distR="114300" simplePos="0" relativeHeight="251658260" behindDoc="1" locked="0" layoutInCell="1" hidden="0" allowOverlap="1" wp14:anchorId="1F91FC41" wp14:editId="4AEEC438">
            <wp:simplePos x="0" y="0"/>
            <wp:positionH relativeFrom="page">
              <wp:posOffset>1412544</wp:posOffset>
            </wp:positionH>
            <wp:positionV relativeFrom="paragraph">
              <wp:posOffset>52667</wp:posOffset>
            </wp:positionV>
            <wp:extent cx="4940300" cy="2803525"/>
            <wp:effectExtent l="0" t="0" r="0" b="0"/>
            <wp:wrapSquare wrapText="bothSides"/>
            <wp:docPr id="116067847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rotWithShape="1">
                    <a:blip r:embed="rId18"/>
                    <a:srcRect l="2299" t="3997" r="2069" b="5"/>
                    <a:stretch/>
                  </pic:blipFill>
                  <pic:spPr bwMode="auto">
                    <a:xfrm>
                      <a:off x="0" y="0"/>
                      <a:ext cx="4940300" cy="2803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37C37F" w14:textId="77777777" w:rsidR="00B74FA2" w:rsidRDefault="00B74FA2">
      <w:pPr>
        <w:jc w:val="both"/>
        <w:rPr>
          <w:ins w:id="367" w:author="Ham, Yunee" w:date="2020-03-14T22:14:00Z"/>
          <w:sz w:val="24"/>
          <w:szCs w:val="24"/>
        </w:rPr>
      </w:pPr>
    </w:p>
    <w:p w14:paraId="1D255ECB" w14:textId="1BBE88B6" w:rsidR="00934847" w:rsidRPr="00B85576" w:rsidRDefault="00934847">
      <w:pPr>
        <w:jc w:val="both"/>
        <w:rPr>
          <w:ins w:id="368" w:author="Ham, Yunee" w:date="2020-03-14T20:12:00Z"/>
          <w:del w:id="369" w:author="Nguyen, Anh" w:date="2020-03-14T23:03:00Z"/>
          <w:rPrChange w:id="370" w:author="Nguyen, Anh" w:date="2020-03-14T23:05:00Z">
            <w:rPr>
              <w:ins w:id="371" w:author="Ham, Yunee" w:date="2020-03-14T20:12:00Z"/>
              <w:del w:id="372" w:author="Nguyen, Anh" w:date="2020-03-14T23:03:00Z"/>
              <w:bCs/>
              <w:noProof/>
            </w:rPr>
          </w:rPrChange>
        </w:rPr>
      </w:pPr>
    </w:p>
    <w:p w14:paraId="00000242" w14:textId="729FE797" w:rsidR="00A95D10" w:rsidRPr="00BA59CB" w:rsidRDefault="00E14D0B">
      <w:pPr>
        <w:jc w:val="both"/>
        <w:rPr>
          <w:del w:id="373" w:author="Ham, Yunee" w:date="2020-03-14T20:22:00Z"/>
          <w:sz w:val="24"/>
          <w:szCs w:val="24"/>
        </w:rPr>
      </w:pPr>
      <w:ins w:id="374" w:author="Ki Min Lee" w:date="2020-03-14T22:14:00Z">
        <w:del w:id="375" w:author="Ham, Yunee" w:date="2020-03-14T23:14:00Z">
          <w:r w:rsidRPr="00BA59CB" w:rsidDel="001C106B">
            <w:rPr>
              <w:sz w:val="24"/>
              <w:szCs w:val="24"/>
            </w:rPr>
            <w:delText xml:space="preserve"> </w:delText>
          </w:r>
        </w:del>
      </w:ins>
    </w:p>
    <w:p w14:paraId="00000243" w14:textId="2AD421F3" w:rsidR="00A95D10" w:rsidRPr="00BA59CB" w:rsidRDefault="00A95D10">
      <w:pPr>
        <w:jc w:val="both"/>
        <w:rPr>
          <w:del w:id="376" w:author="Ham, Yunee" w:date="2020-03-14T20:22:00Z"/>
          <w:sz w:val="24"/>
          <w:szCs w:val="24"/>
        </w:rPr>
      </w:pPr>
    </w:p>
    <w:p w14:paraId="00000244" w14:textId="77777777" w:rsidR="00A95D10" w:rsidRPr="00BA59CB" w:rsidRDefault="00A95D10">
      <w:pPr>
        <w:jc w:val="both"/>
        <w:rPr>
          <w:del w:id="377" w:author="Ham, Yunee" w:date="2020-03-14T20:22:00Z"/>
          <w:sz w:val="24"/>
          <w:szCs w:val="24"/>
        </w:rPr>
      </w:pPr>
    </w:p>
    <w:p w14:paraId="00000245" w14:textId="77777777" w:rsidR="00A95D10" w:rsidRPr="00BA59CB" w:rsidRDefault="00A95D10">
      <w:pPr>
        <w:jc w:val="both"/>
        <w:rPr>
          <w:del w:id="378" w:author="Ham, Yunee" w:date="2020-03-14T20:22:00Z"/>
          <w:sz w:val="24"/>
          <w:szCs w:val="24"/>
        </w:rPr>
      </w:pPr>
    </w:p>
    <w:p w14:paraId="00000246" w14:textId="77777777" w:rsidR="00A95D10" w:rsidRPr="00BA59CB" w:rsidRDefault="00A95D10">
      <w:pPr>
        <w:jc w:val="both"/>
        <w:rPr>
          <w:del w:id="379" w:author="Ham, Yunee" w:date="2020-03-14T20:21:00Z"/>
          <w:sz w:val="24"/>
          <w:szCs w:val="24"/>
        </w:rPr>
      </w:pPr>
    </w:p>
    <w:p w14:paraId="00000247" w14:textId="77777777" w:rsidR="00A95D10" w:rsidRPr="00BA59CB" w:rsidRDefault="00A95D10">
      <w:pPr>
        <w:jc w:val="both"/>
        <w:rPr>
          <w:del w:id="380" w:author="Ham, Yunee" w:date="2020-03-14T20:21:00Z"/>
          <w:sz w:val="24"/>
          <w:szCs w:val="24"/>
        </w:rPr>
      </w:pPr>
    </w:p>
    <w:p w14:paraId="00000248" w14:textId="77777777" w:rsidR="00A95D10" w:rsidRPr="00BA59CB" w:rsidRDefault="00C1514F">
      <w:pPr>
        <w:jc w:val="both"/>
        <w:rPr>
          <w:del w:id="381" w:author="Ham, Yunee" w:date="2020-03-14T20:21:00Z"/>
          <w:sz w:val="24"/>
          <w:szCs w:val="24"/>
        </w:rPr>
      </w:pPr>
      <w:del w:id="382" w:author="Ham, Yunee" w:date="2020-03-14T20:21:00Z">
        <w:r w:rsidRPr="00BA59CB">
          <w:rPr>
            <w:sz w:val="24"/>
            <w:szCs w:val="24"/>
          </w:rPr>
          <w:delText>\</w:delText>
        </w:r>
      </w:del>
    </w:p>
    <w:p w14:paraId="00000249" w14:textId="77777777" w:rsidR="00A95D10" w:rsidRPr="00BA59CB" w:rsidRDefault="00A95D10">
      <w:pPr>
        <w:jc w:val="both"/>
        <w:rPr>
          <w:del w:id="383" w:author="Ham, Yunee" w:date="2020-03-14T20:21:00Z"/>
          <w:sz w:val="24"/>
          <w:szCs w:val="24"/>
        </w:rPr>
      </w:pPr>
    </w:p>
    <w:p w14:paraId="0000024A" w14:textId="47DCFC3C" w:rsidR="00A95D10" w:rsidRPr="00BA59CB" w:rsidRDefault="00A36D26">
      <w:pPr>
        <w:jc w:val="both"/>
        <w:rPr>
          <w:del w:id="384" w:author="Ham, Yunee" w:date="2020-03-14T20:21:00Z"/>
          <w:sz w:val="24"/>
          <w:szCs w:val="24"/>
        </w:rPr>
      </w:pPr>
      <w:commentRangeStart w:id="385"/>
      <w:commentRangeStart w:id="386"/>
      <w:del w:id="387" w:author="Ham, Yunee" w:date="2020-03-14T20:21:00Z">
        <w:r w:rsidRPr="00BA59CB" w:rsidDel="00E14D0B">
          <w:rPr>
            <w:rStyle w:val="CommentReference"/>
          </w:rPr>
          <w:commentReference w:id="388"/>
        </w:r>
        <w:commentRangeEnd w:id="385"/>
        <w:commentRangeEnd w:id="386"/>
        <w:r w:rsidRPr="00BA59CB" w:rsidDel="00E14D0B">
          <w:rPr>
            <w:rStyle w:val="CommentReference"/>
          </w:rPr>
          <w:commentReference w:id="386"/>
        </w:r>
      </w:del>
    </w:p>
    <w:p w14:paraId="0000024B" w14:textId="77777777" w:rsidR="00A95D10" w:rsidRPr="00BA59CB" w:rsidRDefault="00A95D10">
      <w:pPr>
        <w:jc w:val="both"/>
        <w:rPr>
          <w:del w:id="390" w:author="Ham, Yunee" w:date="2020-03-14T20:22:00Z"/>
          <w:sz w:val="24"/>
          <w:szCs w:val="24"/>
        </w:rPr>
      </w:pPr>
    </w:p>
    <w:p w14:paraId="0000024C" w14:textId="77777777" w:rsidR="00A95D10" w:rsidRPr="00BA59CB" w:rsidRDefault="00A95D10">
      <w:pPr>
        <w:jc w:val="both"/>
        <w:rPr>
          <w:del w:id="391" w:author="Ham, Yunee" w:date="2020-03-14T20:22:00Z"/>
          <w:sz w:val="24"/>
          <w:szCs w:val="24"/>
        </w:rPr>
      </w:pPr>
    </w:p>
    <w:p w14:paraId="0000024D" w14:textId="77777777" w:rsidR="00A95D10" w:rsidRPr="00BA59CB" w:rsidRDefault="00A95D10">
      <w:pPr>
        <w:jc w:val="both"/>
        <w:rPr>
          <w:del w:id="392" w:author="Ham, Yunee" w:date="2020-03-14T20:22:00Z"/>
          <w:sz w:val="24"/>
          <w:szCs w:val="24"/>
        </w:rPr>
      </w:pPr>
    </w:p>
    <w:p w14:paraId="0000024E" w14:textId="77777777" w:rsidR="00A95D10" w:rsidRPr="00BA59CB" w:rsidRDefault="00A95D10">
      <w:pPr>
        <w:jc w:val="both"/>
        <w:rPr>
          <w:del w:id="393" w:author="Ham, Yunee" w:date="2020-03-14T20:22:00Z"/>
          <w:sz w:val="24"/>
          <w:szCs w:val="24"/>
        </w:rPr>
      </w:pPr>
    </w:p>
    <w:p w14:paraId="0000024F" w14:textId="77777777" w:rsidR="00A95D10" w:rsidRPr="00BA59CB" w:rsidRDefault="00A95D10">
      <w:pPr>
        <w:jc w:val="both"/>
        <w:rPr>
          <w:del w:id="394" w:author="Ham, Yunee" w:date="2020-03-14T20:22:00Z"/>
          <w:sz w:val="24"/>
          <w:szCs w:val="24"/>
        </w:rPr>
      </w:pPr>
    </w:p>
    <w:p w14:paraId="00000250" w14:textId="77777777" w:rsidR="00A95D10" w:rsidRPr="00BA59CB" w:rsidRDefault="00A95D10">
      <w:pPr>
        <w:jc w:val="both"/>
        <w:rPr>
          <w:del w:id="395" w:author="Ham, Yunee" w:date="2020-03-14T20:21:00Z"/>
          <w:sz w:val="24"/>
          <w:szCs w:val="24"/>
        </w:rPr>
      </w:pPr>
    </w:p>
    <w:p w14:paraId="00000251" w14:textId="77777777" w:rsidR="00A95D10" w:rsidRPr="00BA59CB" w:rsidRDefault="00A95D10">
      <w:pPr>
        <w:jc w:val="both"/>
        <w:rPr>
          <w:del w:id="396" w:author="Ham, Yunee" w:date="2020-03-14T20:22:00Z"/>
          <w:sz w:val="24"/>
          <w:szCs w:val="24"/>
        </w:rPr>
      </w:pPr>
    </w:p>
    <w:p w14:paraId="49BC945C" w14:textId="77777777" w:rsidR="00C50906" w:rsidRPr="00BA59CB" w:rsidRDefault="00C50906">
      <w:pPr>
        <w:jc w:val="both"/>
        <w:rPr>
          <w:del w:id="397" w:author="Ham, Yunee" w:date="2020-03-14T20:22:00Z"/>
          <w:sz w:val="24"/>
          <w:szCs w:val="24"/>
        </w:rPr>
      </w:pPr>
    </w:p>
    <w:p w14:paraId="72D44C44" w14:textId="77777777" w:rsidR="00C50906" w:rsidRPr="00BA59CB" w:rsidRDefault="00C50906">
      <w:pPr>
        <w:jc w:val="both"/>
        <w:rPr>
          <w:del w:id="398" w:author="Ham, Yunee" w:date="2020-03-14T20:22:00Z"/>
          <w:sz w:val="24"/>
          <w:szCs w:val="24"/>
        </w:rPr>
      </w:pPr>
    </w:p>
    <w:p w14:paraId="7A5CEB0F" w14:textId="77777777" w:rsidR="00C50906" w:rsidRPr="00BA59CB" w:rsidRDefault="00C50906">
      <w:pPr>
        <w:jc w:val="both"/>
        <w:rPr>
          <w:del w:id="399" w:author="Ham, Yunee" w:date="2020-03-14T20:22:00Z"/>
          <w:sz w:val="24"/>
          <w:szCs w:val="24"/>
        </w:rPr>
      </w:pPr>
    </w:p>
    <w:p w14:paraId="00000253" w14:textId="4CB7F21A" w:rsidR="00AC7C30" w:rsidRPr="00BA59CB" w:rsidRDefault="00C1514F">
      <w:pPr>
        <w:jc w:val="both"/>
        <w:rPr>
          <w:del w:id="400" w:author="Ham, Yunee" w:date="2020-03-14T20:05:00Z"/>
          <w:sz w:val="24"/>
          <w:szCs w:val="24"/>
        </w:rPr>
      </w:pPr>
      <w:del w:id="401" w:author="Ham, Yunee" w:date="2020-03-14T20:11:00Z">
        <w:r w:rsidRPr="00BA59CB">
          <w:rPr>
            <w:sz w:val="24"/>
            <w:szCs w:val="24"/>
          </w:rPr>
          <w:delText xml:space="preserve">Processing of filling in NA for Income, Airfare, and AccessTime: </w:delText>
        </w:r>
      </w:del>
    </w:p>
    <w:p w14:paraId="600D7E67" w14:textId="0E9483E6" w:rsidR="00350141" w:rsidRPr="00BA59CB" w:rsidRDefault="00350141">
      <w:pPr>
        <w:jc w:val="both"/>
        <w:rPr>
          <w:del w:id="402" w:author="Ham, Yunee" w:date="2020-03-14T20:22:00Z"/>
          <w:sz w:val="24"/>
          <w:szCs w:val="24"/>
        </w:rPr>
      </w:pPr>
    </w:p>
    <w:p w14:paraId="7BED48B4" w14:textId="37A40E6C" w:rsidR="00350141" w:rsidRPr="00BA59CB" w:rsidRDefault="00350141" w:rsidP="00B85576">
      <w:pPr>
        <w:jc w:val="both"/>
        <w:rPr>
          <w:del w:id="403" w:author="Ham, Yunee" w:date="2020-03-14T20:22:00Z"/>
          <w:sz w:val="24"/>
          <w:szCs w:val="24"/>
        </w:rPr>
        <w:pPrChange w:id="404" w:author="Ki Min Lee" w:date="2020-03-14T22:51:00Z">
          <w:pPr>
            <w:jc w:val="left"/>
          </w:pPr>
        </w:pPrChange>
      </w:pPr>
      <w:commentRangeStart w:id="405"/>
      <w:del w:id="406" w:author="Ham, Yunee" w:date="2020-03-14T20:21:00Z">
        <w:r w:rsidRPr="00A45CD0">
          <w:rPr>
            <w:color w:val="FF0000"/>
            <w:sz w:val="24"/>
            <w:szCs w:val="24"/>
            <w:rPrChange w:id="407" w:author="Ham, Yunee" w:date="2020-03-14T20:47:00Z">
              <w:rPr>
                <w:sz w:val="24"/>
                <w:szCs w:val="24"/>
              </w:rPr>
            </w:rPrChange>
          </w:rPr>
          <w:delText xml:space="preserve">Since </w:delText>
        </w:r>
        <w:r w:rsidR="003E3F37" w:rsidRPr="00A45CD0">
          <w:rPr>
            <w:color w:val="FF0000"/>
            <w:sz w:val="24"/>
            <w:szCs w:val="24"/>
            <w:rPrChange w:id="408" w:author="Ham, Yunee" w:date="2020-03-14T20:47:00Z">
              <w:rPr>
                <w:sz w:val="24"/>
                <w:szCs w:val="24"/>
              </w:rPr>
            </w:rPrChange>
          </w:rPr>
          <w:delText>most of</w:delText>
        </w:r>
        <w:r w:rsidRPr="00A45CD0">
          <w:rPr>
            <w:color w:val="FF0000"/>
            <w:sz w:val="24"/>
            <w:szCs w:val="24"/>
            <w:rPrChange w:id="409" w:author="Ham, Yunee" w:date="2020-03-14T20:47:00Z">
              <w:rPr>
                <w:sz w:val="24"/>
                <w:szCs w:val="24"/>
              </w:rPr>
            </w:rPrChange>
          </w:rPr>
          <w:delText xml:space="preserve"> the missing income is </w:delText>
        </w:r>
        <w:commentRangeStart w:id="410"/>
        <w:r w:rsidRPr="00A45CD0">
          <w:rPr>
            <w:color w:val="FF0000"/>
            <w:sz w:val="24"/>
            <w:szCs w:val="24"/>
            <w:rPrChange w:id="411" w:author="Ham, Yunee" w:date="2020-03-14T20:47:00Z">
              <w:rPr>
                <w:sz w:val="24"/>
                <w:szCs w:val="24"/>
              </w:rPr>
            </w:rPrChange>
          </w:rPr>
          <w:delText xml:space="preserve">under </w:delText>
        </w:r>
        <w:commentRangeStart w:id="412"/>
        <w:r w:rsidRPr="00A45CD0">
          <w:rPr>
            <w:color w:val="FF0000"/>
            <w:sz w:val="24"/>
            <w:szCs w:val="24"/>
            <w:rPrChange w:id="413" w:author="Ham, Yunee" w:date="2020-03-14T20:47:00Z">
              <w:rPr>
                <w:sz w:val="24"/>
                <w:szCs w:val="24"/>
              </w:rPr>
            </w:rPrChange>
          </w:rPr>
          <w:delText>occupation 12</w:delText>
        </w:r>
        <w:commentRangeEnd w:id="410"/>
        <w:r w:rsidR="00C913D6" w:rsidRPr="00A45CD0" w:rsidDel="00E14D0B">
          <w:rPr>
            <w:rStyle w:val="CommentReference"/>
            <w:color w:val="FF0000"/>
            <w:rPrChange w:id="414" w:author="Ham, Yunee" w:date="2020-03-14T20:09:00Z">
              <w:rPr>
                <w:rStyle w:val="CommentReference"/>
              </w:rPr>
            </w:rPrChange>
          </w:rPr>
          <w:commentReference w:id="410"/>
        </w:r>
        <w:commentRangeEnd w:id="412"/>
        <w:r w:rsidR="00C913D6" w:rsidRPr="00A45CD0" w:rsidDel="00E14D0B">
          <w:rPr>
            <w:rStyle w:val="CommentReference"/>
            <w:color w:val="FF0000"/>
            <w:rPrChange w:id="415" w:author="Ham, Yunee" w:date="2020-03-14T20:09:00Z">
              <w:rPr>
                <w:rStyle w:val="CommentReference"/>
              </w:rPr>
            </w:rPrChange>
          </w:rPr>
          <w:commentReference w:id="412"/>
        </w:r>
        <w:r w:rsidRPr="00A45CD0" w:rsidDel="00E14D0B">
          <w:rPr>
            <w:color w:val="FF0000"/>
            <w:sz w:val="24"/>
            <w:szCs w:val="24"/>
            <w:rPrChange w:id="416" w:author="Ham, Yunee" w:date="2020-03-14T20:09:00Z">
              <w:rPr>
                <w:sz w:val="24"/>
                <w:szCs w:val="24"/>
              </w:rPr>
            </w:rPrChange>
          </w:rPr>
          <w:delText xml:space="preserve">, </w:delText>
        </w:r>
        <w:commentRangeEnd w:id="405"/>
        <w:r w:rsidR="0095270D" w:rsidRPr="00BA59CB" w:rsidDel="00E14D0B">
          <w:rPr>
            <w:rStyle w:val="CommentReference"/>
          </w:rPr>
          <w:commentReference w:id="405"/>
        </w:r>
        <w:r w:rsidRPr="00BA59CB">
          <w:rPr>
            <w:sz w:val="24"/>
            <w:szCs w:val="24"/>
          </w:rPr>
          <w:delText xml:space="preserve">the rest are not significant </w:delText>
        </w:r>
      </w:del>
      <w:del w:id="417" w:author="Ham, Yunee" w:date="2020-03-14T20:08:00Z">
        <w:r w:rsidRPr="00BA59CB">
          <w:rPr>
            <w:sz w:val="24"/>
            <w:szCs w:val="24"/>
          </w:rPr>
          <w:delText>and also</w:delText>
        </w:r>
      </w:del>
      <w:del w:id="418" w:author="Ham, Yunee" w:date="2020-03-14T20:21:00Z">
        <w:r w:rsidRPr="00BA59CB">
          <w:rPr>
            <w:sz w:val="24"/>
            <w:szCs w:val="24"/>
          </w:rPr>
          <w:delText xml:space="preserve"> </w:delText>
        </w:r>
      </w:del>
      <w:del w:id="419" w:author="Ham, Yunee" w:date="2020-03-14T20:08:00Z">
        <w:r w:rsidRPr="00BA59CB">
          <w:rPr>
            <w:sz w:val="24"/>
            <w:szCs w:val="24"/>
          </w:rPr>
          <w:delText xml:space="preserve">5,8,9 </w:delText>
        </w:r>
      </w:del>
      <w:del w:id="420" w:author="Ham, Yunee" w:date="2020-03-14T20:21:00Z">
        <w:r w:rsidRPr="00BA59CB">
          <w:rPr>
            <w:sz w:val="24"/>
            <w:szCs w:val="24"/>
          </w:rPr>
          <w:delText>occupation</w:delText>
        </w:r>
      </w:del>
      <w:del w:id="421" w:author="Ham, Yunee" w:date="2020-03-14T20:08:00Z">
        <w:r w:rsidRPr="00BA59CB">
          <w:rPr>
            <w:sz w:val="24"/>
            <w:szCs w:val="24"/>
          </w:rPr>
          <w:delText xml:space="preserve"> groups</w:delText>
        </w:r>
      </w:del>
      <w:del w:id="422" w:author="Ham, Yunee" w:date="2020-03-14T20:21:00Z">
        <w:r w:rsidRPr="00BA59CB">
          <w:rPr>
            <w:sz w:val="24"/>
            <w:szCs w:val="24"/>
          </w:rPr>
          <w:delText xml:space="preserve"> have a decent size </w:delText>
        </w:r>
      </w:del>
      <w:del w:id="423" w:author="Ham, Yunee" w:date="2020-03-14T20:09:00Z">
        <w:r w:rsidRPr="00BA59CB">
          <w:rPr>
            <w:sz w:val="24"/>
            <w:szCs w:val="24"/>
          </w:rPr>
          <w:delText xml:space="preserve">of the </w:delText>
        </w:r>
      </w:del>
      <w:del w:id="424" w:author="Ham, Yunee" w:date="2020-03-14T20:21:00Z">
        <w:r w:rsidRPr="00BA59CB">
          <w:rPr>
            <w:sz w:val="24"/>
            <w:szCs w:val="24"/>
          </w:rPr>
          <w:delText xml:space="preserve">population as well. We processed to group by occupation and </w:delText>
        </w:r>
        <w:commentRangeStart w:id="425"/>
        <w:r w:rsidRPr="00BA59CB">
          <w:rPr>
            <w:sz w:val="24"/>
            <w:szCs w:val="24"/>
          </w:rPr>
          <w:delText>get</w:delText>
        </w:r>
        <w:commentRangeEnd w:id="425"/>
        <w:r w:rsidR="00C913D6" w:rsidRPr="00BA59CB" w:rsidDel="00E14D0B">
          <w:rPr>
            <w:rStyle w:val="CommentReference"/>
          </w:rPr>
          <w:commentReference w:id="425"/>
        </w:r>
        <w:r w:rsidRPr="00BA59CB">
          <w:rPr>
            <w:sz w:val="24"/>
            <w:szCs w:val="24"/>
          </w:rPr>
          <w:delText xml:space="preserve"> the average income for each of the groups to fill in our NA for Income. For the remaining Airfare NA, we take the average by grouping by Airport, Airline, and Destination.</w:delText>
        </w:r>
      </w:del>
      <w:del w:id="426" w:author="Ham, Yunee" w:date="2020-03-14T20:04:00Z">
        <w:r w:rsidRPr="00BA59CB">
          <w:rPr>
            <w:sz w:val="24"/>
            <w:szCs w:val="24"/>
          </w:rPr>
          <w:delText xml:space="preserve"> </w:delText>
        </w:r>
        <w:r w:rsidRPr="00BA59CB">
          <w:rPr>
            <w:sz w:val="24"/>
            <w:szCs w:val="24"/>
          </w:rPr>
          <w:br/>
        </w:r>
      </w:del>
      <w:del w:id="427" w:author="Ham, Yunee" w:date="2020-03-14T20:21:00Z">
        <w:r w:rsidRPr="00BA59CB">
          <w:rPr>
            <w:sz w:val="24"/>
            <w:szCs w:val="24"/>
          </w:rPr>
          <w:delText>To fill NA for AccessTime</w:delText>
        </w:r>
      </w:del>
      <w:del w:id="428" w:author="Ham, Yunee" w:date="2020-03-14T20:04:00Z">
        <w:r w:rsidRPr="00BA59CB">
          <w:rPr>
            <w:sz w:val="24"/>
            <w:szCs w:val="24"/>
          </w:rPr>
          <w:delText xml:space="preserve">, </w:delText>
        </w:r>
      </w:del>
      <w:del w:id="429" w:author="Ham, Yunee" w:date="2020-03-14T20:21:00Z">
        <w:r w:rsidRPr="00BA59CB">
          <w:rPr>
            <w:sz w:val="24"/>
            <w:szCs w:val="24"/>
          </w:rPr>
          <w:delText>we group</w:delText>
        </w:r>
      </w:del>
      <w:del w:id="430" w:author="Ham, Yunee" w:date="2020-03-14T20:04:00Z">
        <w:r w:rsidRPr="00BA59CB">
          <w:rPr>
            <w:sz w:val="24"/>
            <w:szCs w:val="24"/>
          </w:rPr>
          <w:delText xml:space="preserve"> by </w:delText>
        </w:r>
      </w:del>
      <w:del w:id="431" w:author="Ham, Yunee" w:date="2020-03-14T20:21:00Z">
        <w:r w:rsidRPr="00BA59CB">
          <w:rPr>
            <w:sz w:val="24"/>
            <w:szCs w:val="24"/>
          </w:rPr>
          <w:delText>Airport and ProvinceResidence.</w:delText>
        </w:r>
      </w:del>
    </w:p>
    <w:p w14:paraId="63231321" w14:textId="14542A73" w:rsidR="00350141" w:rsidRPr="00BA59CB" w:rsidRDefault="00350141">
      <w:pPr>
        <w:jc w:val="both"/>
        <w:rPr>
          <w:del w:id="432" w:author="Ham, Yunee" w:date="2020-03-14T20:22:00Z"/>
          <w:sz w:val="24"/>
          <w:szCs w:val="24"/>
        </w:rPr>
      </w:pPr>
    </w:p>
    <w:p w14:paraId="399C6C6B" w14:textId="56D5B525" w:rsidR="00350141" w:rsidRPr="00BA59CB" w:rsidRDefault="00350141">
      <w:pPr>
        <w:jc w:val="both"/>
        <w:rPr>
          <w:del w:id="433" w:author="Ham, Yunee" w:date="2020-03-14T20:22:00Z"/>
          <w:sz w:val="24"/>
          <w:szCs w:val="24"/>
        </w:rPr>
      </w:pPr>
    </w:p>
    <w:p w14:paraId="00000255" w14:textId="77777777" w:rsidR="00A95D10" w:rsidRPr="00BA59CB" w:rsidRDefault="00A95D10">
      <w:pPr>
        <w:jc w:val="both"/>
        <w:rPr>
          <w:del w:id="434" w:author="Ham, Yunee" w:date="2020-03-14T20:22:00Z"/>
          <w:sz w:val="24"/>
          <w:szCs w:val="24"/>
        </w:rPr>
      </w:pPr>
    </w:p>
    <w:p w14:paraId="00000257" w14:textId="4B2B5D91" w:rsidR="00A95D10" w:rsidRPr="00BA59CB" w:rsidRDefault="00350141" w:rsidP="00B85576">
      <w:pPr>
        <w:jc w:val="both"/>
        <w:rPr>
          <w:del w:id="435" w:author="Ham, Yunee" w:date="2020-03-14T20:06:00Z"/>
          <w:sz w:val="24"/>
          <w:szCs w:val="24"/>
        </w:rPr>
        <w:pPrChange w:id="436" w:author="Ki Min Lee" w:date="2020-03-14T22:51:00Z">
          <w:pPr>
            <w:jc w:val="left"/>
          </w:pPr>
        </w:pPrChange>
      </w:pPr>
      <w:del w:id="437" w:author="Ham, Yunee" w:date="2020-03-14T20:06:00Z">
        <w:r w:rsidRPr="00BA59CB">
          <w:rPr>
            <w:sz w:val="24"/>
            <w:szCs w:val="24"/>
          </w:rPr>
          <w:delText>This is</w:delText>
        </w:r>
        <w:r w:rsidR="3CA2D5D9" w:rsidRPr="00BA59CB">
          <w:rPr>
            <w:sz w:val="24"/>
            <w:szCs w:val="24"/>
          </w:rPr>
          <w:delText xml:space="preserve"> the histograms after removed outliers and fill in NAs for all features.</w:delText>
        </w:r>
        <w:r w:rsidR="00C50906" w:rsidRPr="00BA59CB">
          <w:rPr>
            <w:sz w:val="24"/>
            <w:szCs w:val="24"/>
          </w:rPr>
          <w:delText xml:space="preserve"> </w:delText>
        </w:r>
        <w:r w:rsidR="3CA2D5D9" w:rsidRPr="00BA59CB">
          <w:rPr>
            <w:sz w:val="24"/>
            <w:szCs w:val="24"/>
          </w:rPr>
          <w:delText xml:space="preserve">We saw that Airfare still has one 0 observation. Thus, we removed it from our data. Final data has 457 (93%) observations after cleaning. </w:delText>
        </w:r>
      </w:del>
    </w:p>
    <w:p w14:paraId="00000258" w14:textId="77777777" w:rsidR="00A95D10" w:rsidRPr="00BA59CB" w:rsidRDefault="00A95D10">
      <w:pPr>
        <w:pStyle w:val="Heading1"/>
        <w:jc w:val="both"/>
        <w:rPr>
          <w:del w:id="438" w:author="Ham, Yunee" w:date="2020-03-14T20:11:00Z"/>
          <w:b w:val="0"/>
          <w:sz w:val="24"/>
          <w:szCs w:val="24"/>
        </w:rPr>
      </w:pPr>
    </w:p>
    <w:p w14:paraId="7C1F59AF" w14:textId="77777777" w:rsidR="00043857" w:rsidRPr="00BA59CB" w:rsidRDefault="00043857">
      <w:pPr>
        <w:pStyle w:val="Heading1"/>
        <w:jc w:val="both"/>
        <w:rPr>
          <w:del w:id="439" w:author="Ham, Yunee" w:date="2020-03-14T20:11:00Z"/>
          <w:b w:val="0"/>
        </w:rPr>
      </w:pPr>
      <w:bookmarkStart w:id="440" w:name="_91rtc0d7d1y6" w:colFirst="0" w:colLast="0"/>
      <w:bookmarkEnd w:id="440"/>
    </w:p>
    <w:p w14:paraId="354F940B" w14:textId="407E702B" w:rsidR="00B74FA2" w:rsidRDefault="00B74FA2" w:rsidP="00B74FA2">
      <w:pPr>
        <w:rPr>
          <w:ins w:id="441" w:author="Ham, Yunee" w:date="2020-03-14T22:13:00Z"/>
        </w:rPr>
      </w:pPr>
    </w:p>
    <w:p w14:paraId="23E09F46" w14:textId="33ED975B" w:rsidR="00B74FA2" w:rsidRDefault="00B74FA2" w:rsidP="00B74FA2">
      <w:pPr>
        <w:rPr>
          <w:ins w:id="442" w:author="Ham, Yunee" w:date="2020-03-14T22:13:00Z"/>
        </w:rPr>
      </w:pPr>
    </w:p>
    <w:p w14:paraId="02CC3697" w14:textId="470C5DB6" w:rsidR="00B74FA2" w:rsidRDefault="00B74FA2" w:rsidP="00B74FA2">
      <w:pPr>
        <w:rPr>
          <w:ins w:id="443" w:author="Ham, Yunee" w:date="2020-03-14T22:13:00Z"/>
        </w:rPr>
      </w:pPr>
    </w:p>
    <w:p w14:paraId="0AAFFAEA" w14:textId="1587A970" w:rsidR="00B74FA2" w:rsidRDefault="00B74FA2" w:rsidP="00B74FA2">
      <w:pPr>
        <w:rPr>
          <w:ins w:id="444" w:author="Ham, Yunee" w:date="2020-03-14T22:13:00Z"/>
        </w:rPr>
      </w:pPr>
    </w:p>
    <w:p w14:paraId="2A744862" w14:textId="7D25A8E5" w:rsidR="00B74FA2" w:rsidRDefault="00B74FA2" w:rsidP="00B74FA2">
      <w:pPr>
        <w:rPr>
          <w:ins w:id="445" w:author="Ham, Yunee" w:date="2020-03-14T22:13:00Z"/>
        </w:rPr>
      </w:pPr>
    </w:p>
    <w:p w14:paraId="3E192F5B" w14:textId="0E661993" w:rsidR="00B74FA2" w:rsidRDefault="00B74FA2" w:rsidP="00B74FA2">
      <w:pPr>
        <w:rPr>
          <w:ins w:id="446" w:author="Ham, Yunee" w:date="2020-03-14T22:13:00Z"/>
        </w:rPr>
      </w:pPr>
    </w:p>
    <w:p w14:paraId="027BF08F" w14:textId="5BD9D08D" w:rsidR="00B74FA2" w:rsidRDefault="00B74FA2" w:rsidP="00B74FA2">
      <w:pPr>
        <w:rPr>
          <w:ins w:id="447" w:author="Ham, Yunee" w:date="2020-03-14T22:13:00Z"/>
        </w:rPr>
      </w:pPr>
    </w:p>
    <w:p w14:paraId="0F7DDFEA" w14:textId="3D3FC89A" w:rsidR="00B74FA2" w:rsidRDefault="00B74FA2" w:rsidP="00B74FA2">
      <w:pPr>
        <w:rPr>
          <w:ins w:id="448" w:author="Ham, Yunee" w:date="2020-03-14T22:13:00Z"/>
        </w:rPr>
      </w:pPr>
    </w:p>
    <w:p w14:paraId="27610BE0" w14:textId="77777777" w:rsidR="00B74FA2" w:rsidRDefault="00B74FA2" w:rsidP="00B74FA2">
      <w:pPr>
        <w:rPr>
          <w:ins w:id="449" w:author="Ham, Yunee" w:date="2020-03-14T22:13:00Z"/>
        </w:rPr>
      </w:pPr>
    </w:p>
    <w:p w14:paraId="431A419A" w14:textId="3DE07524" w:rsidR="00B74FA2" w:rsidRDefault="00B74FA2" w:rsidP="00B74FA2">
      <w:pPr>
        <w:rPr>
          <w:ins w:id="450" w:author="Ham, Yunee" w:date="2020-03-14T22:13:00Z"/>
        </w:rPr>
      </w:pPr>
    </w:p>
    <w:p w14:paraId="3EF416A9" w14:textId="5FEFF1A2" w:rsidR="00B74FA2" w:rsidRDefault="00B74FA2" w:rsidP="00B74FA2">
      <w:pPr>
        <w:rPr>
          <w:ins w:id="451" w:author="Ham, Yunee" w:date="2020-03-14T22:13:00Z"/>
        </w:rPr>
      </w:pPr>
    </w:p>
    <w:p w14:paraId="529EAD3B" w14:textId="36EB20DC" w:rsidR="00B74FA2" w:rsidRDefault="00B74FA2" w:rsidP="00B74FA2">
      <w:pPr>
        <w:rPr>
          <w:ins w:id="452" w:author="Ham, Yunee" w:date="2020-03-14T22:13:00Z"/>
        </w:rPr>
      </w:pPr>
    </w:p>
    <w:p w14:paraId="625D1601" w14:textId="7A0FF093" w:rsidR="00B74FA2" w:rsidRDefault="00B74FA2" w:rsidP="00B74FA2">
      <w:pPr>
        <w:rPr>
          <w:ins w:id="453" w:author="Ham, Yunee" w:date="2020-03-14T22:13:00Z"/>
        </w:rPr>
      </w:pPr>
    </w:p>
    <w:p w14:paraId="7D1537EC" w14:textId="28BC93A1" w:rsidR="00B74FA2" w:rsidRDefault="00B74FA2" w:rsidP="00B74FA2">
      <w:pPr>
        <w:rPr>
          <w:ins w:id="454" w:author="Ham, Yunee" w:date="2020-03-14T22:13:00Z"/>
        </w:rPr>
      </w:pPr>
    </w:p>
    <w:p w14:paraId="3A2F448A" w14:textId="3E55E0A2" w:rsidR="00B74FA2" w:rsidRDefault="00B74FA2" w:rsidP="00B74FA2">
      <w:pPr>
        <w:rPr>
          <w:ins w:id="455" w:author="Ham, Yunee" w:date="2020-03-14T22:13:00Z"/>
        </w:rPr>
      </w:pPr>
    </w:p>
    <w:p w14:paraId="349B90BA" w14:textId="77777777" w:rsidR="00B74FA2" w:rsidRDefault="00B74FA2" w:rsidP="00B74FA2">
      <w:pPr>
        <w:rPr>
          <w:ins w:id="456" w:author="Ham, Yunee" w:date="2020-03-14T22:13:00Z"/>
        </w:rPr>
      </w:pPr>
    </w:p>
    <w:p w14:paraId="5512920D" w14:textId="5F095555" w:rsidR="00B74FA2" w:rsidRPr="00B74FA2" w:rsidRDefault="00B74FA2">
      <w:pPr>
        <w:pStyle w:val="Heading1"/>
        <w:jc w:val="both"/>
        <w:rPr>
          <w:del w:id="457" w:author="Ham, Yunee" w:date="2020-03-14T22:31:00Z"/>
        </w:rPr>
      </w:pPr>
    </w:p>
    <w:p w14:paraId="23407612" w14:textId="77777777" w:rsidR="004F24D5" w:rsidRPr="00090539" w:rsidRDefault="004F24D5" w:rsidP="00AD5025">
      <w:pPr>
        <w:jc w:val="both"/>
        <w:rPr>
          <w:ins w:id="458" w:author="Ham, Yunee" w:date="2020-03-14T22:31:00Z"/>
        </w:rPr>
        <w:pPrChange w:id="459" w:author="Ham, Yunee" w:date="2020-03-14T22:31:00Z">
          <w:pPr>
            <w:pStyle w:val="Heading1"/>
            <w:jc w:val="both"/>
          </w:pPr>
        </w:pPrChange>
      </w:pPr>
    </w:p>
    <w:p w14:paraId="1BC21401" w14:textId="77777777" w:rsidR="004F24D5" w:rsidRDefault="004F24D5">
      <w:pPr>
        <w:pStyle w:val="Heading1"/>
        <w:jc w:val="both"/>
        <w:rPr>
          <w:ins w:id="460" w:author="Ham, Yunee" w:date="2020-03-14T22:31:00Z"/>
          <w:del w:id="461" w:author="Nguyen, Anh" w:date="2020-03-14T23:07:00Z"/>
        </w:rPr>
      </w:pPr>
    </w:p>
    <w:p w14:paraId="165FBCBF" w14:textId="77777777" w:rsidR="004F24D5" w:rsidRPr="00090539" w:rsidRDefault="004F24D5" w:rsidP="004F24D5">
      <w:pPr>
        <w:rPr>
          <w:ins w:id="462" w:author="Ham, Yunee" w:date="2020-03-14T22:30:00Z"/>
        </w:rPr>
        <w:pPrChange w:id="463" w:author="Ham, Yunee" w:date="2020-03-14T22:31:00Z">
          <w:pPr>
            <w:pStyle w:val="Heading1"/>
            <w:jc w:val="both"/>
          </w:pPr>
        </w:pPrChange>
      </w:pPr>
    </w:p>
    <w:p w14:paraId="0000026C" w14:textId="3E7FE6D5" w:rsidR="00A95D10" w:rsidRDefault="00C1514F" w:rsidP="001218D1">
      <w:pPr>
        <w:pStyle w:val="Heading1"/>
        <w:jc w:val="left"/>
        <w:rPr>
          <w:ins w:id="464" w:author="Ki Min Lee" w:date="2020-03-14T21:51:00Z"/>
        </w:rPr>
        <w:pPrChange w:id="465" w:author="Ki Min Lee" w:date="2020-03-14T23:04:00Z">
          <w:pPr>
            <w:pStyle w:val="Heading1"/>
            <w:jc w:val="both"/>
          </w:pPr>
        </w:pPrChange>
      </w:pPr>
      <w:r>
        <w:t>III. Model Implementation</w:t>
      </w:r>
    </w:p>
    <w:p w14:paraId="259CC2A5" w14:textId="77777777" w:rsidR="007E07E7" w:rsidRPr="00387A52" w:rsidRDefault="007E07E7" w:rsidP="007E07E7">
      <w:pPr>
        <w:pPrChange w:id="466" w:author="Ki Min Lee" w:date="2020-03-14T21:51:00Z">
          <w:pPr>
            <w:pStyle w:val="Heading1"/>
            <w:jc w:val="both"/>
          </w:pPr>
        </w:pPrChange>
      </w:pPr>
    </w:p>
    <w:p w14:paraId="0000026D" w14:textId="18C55FE2" w:rsidR="00A95D10" w:rsidRPr="007E07E7" w:rsidRDefault="00C1514F" w:rsidP="00630A3C">
      <w:pPr>
        <w:pStyle w:val="Heading1"/>
        <w:numPr>
          <w:ilvl w:val="0"/>
          <w:numId w:val="8"/>
        </w:numPr>
        <w:ind w:left="720"/>
        <w:jc w:val="both"/>
        <w:rPr>
          <w:rPrChange w:id="467" w:author="Ki Min Lee" w:date="2020-03-14T21:51:00Z">
            <w:rPr>
              <w:b w:val="0"/>
              <w:bCs/>
            </w:rPr>
          </w:rPrChange>
        </w:rPr>
        <w:pPrChange w:id="468" w:author="Ham, Yunee" w:date="2020-03-14T22:30:00Z">
          <w:pPr>
            <w:pStyle w:val="Heading1"/>
            <w:ind w:firstLine="720"/>
            <w:jc w:val="both"/>
          </w:pPr>
        </w:pPrChange>
      </w:pPr>
      <w:bookmarkStart w:id="469" w:name="_pkmd0posy6gt" w:colFirst="0" w:colLast="0"/>
      <w:bookmarkEnd w:id="469"/>
      <w:del w:id="470" w:author="Ham, Yunee" w:date="2020-03-14T22:24:00Z">
        <w:r w:rsidRPr="007E07E7">
          <w:rPr>
            <w:rPrChange w:id="471" w:author="Ki Min Lee" w:date="2020-03-14T21:51:00Z">
              <w:rPr>
                <w:b w:val="0"/>
                <w:bCs/>
              </w:rPr>
            </w:rPrChange>
          </w:rPr>
          <w:delText>III-</w:delText>
        </w:r>
      </w:del>
      <w:del w:id="472" w:author="Ham, Yunee" w:date="2020-03-14T22:15:00Z">
        <w:r w:rsidRPr="007E07E7">
          <w:rPr>
            <w:rPrChange w:id="473" w:author="Ki Min Lee" w:date="2020-03-14T21:51:00Z">
              <w:rPr>
                <w:b w:val="0"/>
                <w:bCs/>
              </w:rPr>
            </w:rPrChange>
          </w:rPr>
          <w:delText>1</w:delText>
        </w:r>
      </w:del>
      <w:del w:id="474" w:author="Ham, Yunee" w:date="2020-03-14T22:24:00Z">
        <w:r w:rsidRPr="007E07E7">
          <w:rPr>
            <w:rPrChange w:id="475" w:author="Ki Min Lee" w:date="2020-03-14T21:51:00Z">
              <w:rPr>
                <w:b w:val="0"/>
                <w:bCs/>
              </w:rPr>
            </w:rPrChange>
          </w:rPr>
          <w:delText xml:space="preserve">: </w:delText>
        </w:r>
      </w:del>
      <w:r w:rsidRPr="007E07E7">
        <w:rPr>
          <w:rPrChange w:id="476" w:author="Ki Min Lee" w:date="2020-03-14T21:51:00Z">
            <w:rPr>
              <w:b w:val="0"/>
              <w:bCs/>
            </w:rPr>
          </w:rPrChange>
        </w:rPr>
        <w:t xml:space="preserve">Decision Tree </w:t>
      </w:r>
      <w:del w:id="477" w:author="Ham, Yunee" w:date="2020-03-14T22:27:00Z">
        <w:r w:rsidRPr="007E07E7">
          <w:rPr>
            <w:rPrChange w:id="478" w:author="Ki Min Lee" w:date="2020-03-14T21:51:00Z">
              <w:rPr>
                <w:b w:val="0"/>
                <w:bCs/>
              </w:rPr>
            </w:rPrChange>
          </w:rPr>
          <w:delText xml:space="preserve">- </w:delText>
        </w:r>
      </w:del>
      <w:r w:rsidRPr="007E07E7">
        <w:rPr>
          <w:rPrChange w:id="479" w:author="Ki Min Lee" w:date="2020-03-14T21:51:00Z">
            <w:rPr>
              <w:b w:val="0"/>
              <w:bCs/>
            </w:rPr>
          </w:rPrChange>
        </w:rPr>
        <w:t xml:space="preserve">Airport Choice Model </w:t>
      </w:r>
    </w:p>
    <w:p w14:paraId="0000026E" w14:textId="77777777" w:rsidR="00A95D10" w:rsidRDefault="00C1514F">
      <w:pPr>
        <w:ind w:firstLine="720"/>
        <w:rPr>
          <w:sz w:val="24"/>
          <w:szCs w:val="24"/>
        </w:rPr>
      </w:pPr>
      <w:r>
        <w:rPr>
          <w:noProof/>
          <w:sz w:val="24"/>
          <w:szCs w:val="24"/>
        </w:rPr>
        <w:drawing>
          <wp:inline distT="114300" distB="114300" distL="114300" distR="114300" wp14:anchorId="2BB660DE" wp14:editId="60BF7B67">
            <wp:extent cx="4831307" cy="3459707"/>
            <wp:effectExtent l="0" t="0" r="7620" b="762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r="1041"/>
                    <a:stretch>
                      <a:fillRect/>
                    </a:stretch>
                  </pic:blipFill>
                  <pic:spPr>
                    <a:xfrm>
                      <a:off x="0" y="0"/>
                      <a:ext cx="4842916" cy="3468021"/>
                    </a:xfrm>
                    <a:prstGeom prst="rect">
                      <a:avLst/>
                    </a:prstGeom>
                    <a:ln/>
                  </pic:spPr>
                </pic:pic>
              </a:graphicData>
            </a:graphic>
          </wp:inline>
        </w:drawing>
      </w:r>
    </w:p>
    <w:p w14:paraId="0000026F" w14:textId="5C681011" w:rsidR="00A95D10" w:rsidRPr="000C2ABB" w:rsidRDefault="00C1514F">
      <w:pPr>
        <w:rPr>
          <w:b/>
          <w:sz w:val="20"/>
          <w:szCs w:val="20"/>
          <w:rPrChange w:id="480" w:author="Ham, Yunee" w:date="2020-03-14T22:30:00Z">
            <w:rPr>
              <w:sz w:val="20"/>
              <w:szCs w:val="20"/>
            </w:rPr>
          </w:rPrChange>
        </w:rPr>
      </w:pPr>
      <w:del w:id="481" w:author="Ham, Yunee" w:date="2020-03-14T22:16:00Z">
        <w:r w:rsidRPr="000C2ABB">
          <w:rPr>
            <w:b/>
            <w:sz w:val="20"/>
            <w:szCs w:val="20"/>
            <w:rPrChange w:id="482" w:author="Ham, Yunee" w:date="2020-03-14T22:30:00Z">
              <w:rPr>
                <w:sz w:val="20"/>
                <w:szCs w:val="20"/>
              </w:rPr>
            </w:rPrChange>
          </w:rPr>
          <w:delText xml:space="preserve">III-1 Figure 1: </w:delText>
        </w:r>
      </w:del>
      <w:r w:rsidRPr="000C2ABB">
        <w:rPr>
          <w:b/>
          <w:sz w:val="20"/>
          <w:szCs w:val="20"/>
          <w:rPrChange w:id="483" w:author="Ham, Yunee" w:date="2020-03-14T22:30:00Z">
            <w:rPr>
              <w:sz w:val="20"/>
              <w:szCs w:val="20"/>
            </w:rPr>
          </w:rPrChange>
        </w:rPr>
        <w:t xml:space="preserve">Decision Tree Results for the Airport Choice Model </w:t>
      </w:r>
      <w:ins w:id="484" w:author="Yunee Ham" w:date="2020-03-14T18:00:00Z">
        <w:r w:rsidR="000E6D15" w:rsidRPr="000C2ABB">
          <w:rPr>
            <w:b/>
            <w:i/>
            <w:sz w:val="20"/>
            <w:szCs w:val="20"/>
            <w:rPrChange w:id="485" w:author="Ki Min Lee" w:date="2020-03-14T21:56:00Z">
              <w:rPr>
                <w:sz w:val="20"/>
                <w:szCs w:val="20"/>
              </w:rPr>
            </w:rPrChange>
          </w:rPr>
          <w:t>(</w:t>
        </w:r>
        <w:proofErr w:type="spellStart"/>
        <w:r w:rsidR="000E6D15" w:rsidRPr="000C2ABB">
          <w:rPr>
            <w:b/>
            <w:i/>
            <w:sz w:val="20"/>
            <w:szCs w:val="20"/>
            <w:rPrChange w:id="486" w:author="Ki Min Lee" w:date="2020-03-14T21:56:00Z">
              <w:rPr>
                <w:sz w:val="20"/>
                <w:szCs w:val="20"/>
              </w:rPr>
            </w:rPrChange>
          </w:rPr>
          <w:t>max_depth</w:t>
        </w:r>
        <w:proofErr w:type="spellEnd"/>
        <w:r w:rsidR="000E6D15" w:rsidRPr="000C2ABB">
          <w:rPr>
            <w:b/>
            <w:sz w:val="20"/>
            <w:szCs w:val="20"/>
            <w:rPrChange w:id="487" w:author="Ham, Yunee" w:date="2020-03-14T22:30:00Z">
              <w:rPr>
                <w:sz w:val="20"/>
                <w:szCs w:val="20"/>
              </w:rPr>
            </w:rPrChange>
          </w:rPr>
          <w:t>: 5</w:t>
        </w:r>
        <w:r w:rsidR="000E6D15" w:rsidRPr="000C2ABB">
          <w:rPr>
            <w:b/>
            <w:i/>
            <w:sz w:val="20"/>
            <w:szCs w:val="20"/>
            <w:rPrChange w:id="488" w:author="Ki Min Lee" w:date="2020-03-14T21:56:00Z">
              <w:rPr>
                <w:sz w:val="20"/>
                <w:szCs w:val="20"/>
              </w:rPr>
            </w:rPrChange>
          </w:rPr>
          <w:t xml:space="preserve">, </w:t>
        </w:r>
        <w:proofErr w:type="spellStart"/>
        <w:r w:rsidR="000E6D15" w:rsidRPr="000C2ABB">
          <w:rPr>
            <w:b/>
            <w:i/>
            <w:sz w:val="20"/>
            <w:szCs w:val="20"/>
            <w:rPrChange w:id="489" w:author="Ki Min Lee" w:date="2020-03-14T21:56:00Z">
              <w:rPr>
                <w:sz w:val="20"/>
                <w:szCs w:val="20"/>
              </w:rPr>
            </w:rPrChange>
          </w:rPr>
          <w:t>min_samples_split</w:t>
        </w:r>
        <w:proofErr w:type="spellEnd"/>
        <w:r w:rsidR="000E6D15" w:rsidRPr="000C2ABB">
          <w:rPr>
            <w:b/>
            <w:sz w:val="20"/>
            <w:szCs w:val="20"/>
            <w:rPrChange w:id="490" w:author="Ham, Yunee" w:date="2020-03-14T22:30:00Z">
              <w:rPr>
                <w:sz w:val="20"/>
                <w:szCs w:val="20"/>
              </w:rPr>
            </w:rPrChange>
          </w:rPr>
          <w:t xml:space="preserve"> = 20) </w:t>
        </w:r>
      </w:ins>
    </w:p>
    <w:p w14:paraId="00000270" w14:textId="77777777" w:rsidR="00A95D10" w:rsidRDefault="00A95D10">
      <w:pPr>
        <w:rPr>
          <w:sz w:val="20"/>
          <w:szCs w:val="20"/>
        </w:rPr>
      </w:pPr>
    </w:p>
    <w:p w14:paraId="00000271" w14:textId="62D1177E" w:rsidR="00A95D10" w:rsidRDefault="00C1514F">
      <w:del w:id="491" w:author="Ham, Yunee" w:date="2020-03-14T20:25:00Z">
        <w:r>
          <w:rPr>
            <w:noProof/>
          </w:rPr>
          <w:drawing>
            <wp:inline distT="0" distB="0" distL="0" distR="0" wp14:anchorId="08AEDAF9" wp14:editId="2AB7D1CC">
              <wp:extent cx="2011381" cy="1335141"/>
              <wp:effectExtent l="0" t="0" r="0" b="0"/>
              <wp:docPr id="945366768" name="image1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1381" cy="1335141"/>
                      </a:xfrm>
                      <a:prstGeom prst="rect">
                        <a:avLst/>
                      </a:prstGeom>
                    </pic:spPr>
                  </pic:pic>
                </a:graphicData>
              </a:graphic>
            </wp:inline>
          </w:drawing>
        </w:r>
        <w:r w:rsidDel="3CA2D5D9">
          <w:delText xml:space="preserve"> </w:delText>
        </w:r>
      </w:del>
      <w:ins w:id="492" w:author="Ham, Yunee" w:date="2020-03-14T20:25:00Z">
        <w:r w:rsidR="0000771A">
          <w:rPr>
            <w:noProof/>
          </w:rPr>
          <w:drawing>
            <wp:inline distT="0" distB="0" distL="0" distR="0" wp14:anchorId="4E61E59F" wp14:editId="1C53AB9C">
              <wp:extent cx="2011381" cy="1335141"/>
              <wp:effectExtent l="0" t="0" r="0" b="0"/>
              <wp:docPr id="384779328" name="image1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1381" cy="1335141"/>
                      </a:xfrm>
                      <a:prstGeom prst="rect">
                        <a:avLst/>
                      </a:prstGeom>
                    </pic:spPr>
                  </pic:pic>
                </a:graphicData>
              </a:graphic>
            </wp:inline>
          </w:drawing>
        </w:r>
      </w:ins>
      <w:r w:rsidR="3CA2D5D9">
        <w:t xml:space="preserve">                                         </w:t>
      </w:r>
      <w:ins w:id="493" w:author="Ham, Yunee" w:date="2020-03-14T20:25:00Z">
        <w:r w:rsidR="0000771A">
          <w:rPr>
            <w:noProof/>
          </w:rPr>
          <w:drawing>
            <wp:inline distT="0" distB="0" distL="0" distR="0" wp14:anchorId="674C8A65" wp14:editId="5DB56AD3">
              <wp:extent cx="1910443" cy="1326258"/>
              <wp:effectExtent l="0" t="0" r="0" b="7620"/>
              <wp:docPr id="186546449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1">
                        <a:extLst>
                          <a:ext uri="{28A0092B-C50C-407E-A947-70E740481C1C}">
                            <a14:useLocalDpi xmlns:a14="http://schemas.microsoft.com/office/drawing/2010/main" val="0"/>
                          </a:ext>
                        </a:extLst>
                      </a:blip>
                      <a:stretch>
                        <a:fillRect/>
                      </a:stretch>
                    </pic:blipFill>
                    <pic:spPr>
                      <a:xfrm>
                        <a:off x="0" y="0"/>
                        <a:ext cx="1910443" cy="1326258"/>
                      </a:xfrm>
                      <a:prstGeom prst="rect">
                        <a:avLst/>
                      </a:prstGeom>
                    </pic:spPr>
                  </pic:pic>
                </a:graphicData>
              </a:graphic>
            </wp:inline>
          </w:drawing>
        </w:r>
      </w:ins>
      <w:del w:id="494" w:author="Ham, Yunee" w:date="2020-03-14T20:25:00Z">
        <w:r>
          <w:rPr>
            <w:noProof/>
          </w:rPr>
          <w:drawing>
            <wp:inline distT="0" distB="0" distL="0" distR="0" wp14:anchorId="7FF3AE37" wp14:editId="05432E76">
              <wp:extent cx="1846244" cy="1294877"/>
              <wp:effectExtent l="0" t="0" r="0" b="0"/>
              <wp:docPr id="1486462802" name="image2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46244" cy="1294877"/>
                      </a:xfrm>
                      <a:prstGeom prst="rect">
                        <a:avLst/>
                      </a:prstGeom>
                    </pic:spPr>
                  </pic:pic>
                </a:graphicData>
              </a:graphic>
            </wp:inline>
          </w:drawing>
        </w:r>
      </w:del>
    </w:p>
    <w:p w14:paraId="00000272" w14:textId="21D3AD28" w:rsidR="00A95D10" w:rsidRPr="000C2ABB" w:rsidRDefault="00C1514F">
      <w:pPr>
        <w:rPr>
          <w:b/>
          <w:sz w:val="18"/>
          <w:szCs w:val="18"/>
          <w:rPrChange w:id="495" w:author="Ham, Yunee" w:date="2020-03-14T20:47:00Z">
            <w:rPr>
              <w:sz w:val="20"/>
              <w:szCs w:val="20"/>
            </w:rPr>
          </w:rPrChange>
        </w:rPr>
      </w:pPr>
      <w:del w:id="496" w:author="Ham, Yunee" w:date="2020-03-14T22:16:00Z">
        <w:r w:rsidRPr="000C2ABB">
          <w:rPr>
            <w:b/>
            <w:sz w:val="18"/>
            <w:szCs w:val="18"/>
            <w:rPrChange w:id="497" w:author="Ham, Yunee" w:date="2020-03-14T20:47:00Z">
              <w:rPr>
                <w:sz w:val="20"/>
                <w:szCs w:val="20"/>
              </w:rPr>
            </w:rPrChange>
          </w:rPr>
          <w:delText xml:space="preserve">III-1 Figure 2: </w:delText>
        </w:r>
      </w:del>
      <w:r w:rsidRPr="000C2ABB">
        <w:rPr>
          <w:b/>
          <w:sz w:val="18"/>
          <w:szCs w:val="18"/>
          <w:rPrChange w:id="498" w:author="Ham, Yunee" w:date="2020-03-14T20:47:00Z">
            <w:rPr>
              <w:sz w:val="20"/>
              <w:szCs w:val="20"/>
            </w:rPr>
          </w:rPrChange>
        </w:rPr>
        <w:t xml:space="preserve">AUC Comparison (Train vs Test) - Airport model </w:t>
      </w:r>
      <w:ins w:id="499" w:author="Ham, Yunee" w:date="2020-03-14T20:26:00Z">
        <w:r w:rsidRPr="000C2ABB">
          <w:rPr>
            <w:b/>
            <w:sz w:val="18"/>
            <w:szCs w:val="18"/>
            <w:rPrChange w:id="500" w:author="Ham, Yunee" w:date="2020-03-14T22:30:00Z">
              <w:rPr>
                <w:sz w:val="18"/>
                <w:szCs w:val="18"/>
              </w:rPr>
            </w:rPrChange>
          </w:rPr>
          <w:t xml:space="preserve"> </w:t>
        </w:r>
        <w:r w:rsidRPr="000C2ABB" w:rsidDel="006E2CAC">
          <w:rPr>
            <w:b/>
            <w:sz w:val="18"/>
            <w:szCs w:val="18"/>
            <w:rPrChange w:id="501" w:author="Ham, Yunee" w:date="2020-03-14T22:30:00Z">
              <w:rPr>
                <w:sz w:val="18"/>
                <w:szCs w:val="18"/>
              </w:rPr>
            </w:rPrChange>
          </w:rPr>
          <w:t xml:space="preserve"> </w:t>
        </w:r>
        <w:r w:rsidR="0000771A" w:rsidRPr="000C2ABB">
          <w:rPr>
            <w:b/>
            <w:sz w:val="18"/>
            <w:szCs w:val="18"/>
            <w:rPrChange w:id="502" w:author="Ham, Yunee" w:date="2020-03-14T22:30:00Z">
              <w:rPr>
                <w:sz w:val="18"/>
                <w:szCs w:val="18"/>
              </w:rPr>
            </w:rPrChange>
          </w:rPr>
          <w:t xml:space="preserve">                </w:t>
        </w:r>
      </w:ins>
      <w:r w:rsidRPr="000C2ABB">
        <w:rPr>
          <w:b/>
          <w:sz w:val="18"/>
          <w:szCs w:val="18"/>
          <w:rPrChange w:id="503" w:author="Ham, Yunee" w:date="2020-03-14T20:26:00Z">
            <w:rPr>
              <w:sz w:val="20"/>
              <w:szCs w:val="20"/>
            </w:rPr>
          </w:rPrChange>
        </w:rPr>
        <w:t xml:space="preserve"> </w:t>
      </w:r>
      <w:del w:id="504" w:author="Yunee Ham" w:date="2020-03-14T17:58:00Z">
        <w:r w:rsidRPr="000C2ABB" w:rsidDel="006E2CAC">
          <w:rPr>
            <w:b/>
            <w:sz w:val="18"/>
            <w:szCs w:val="18"/>
            <w:rPrChange w:id="505" w:author="Ham, Yunee" w:date="2020-03-14T20:26:00Z">
              <w:rPr>
                <w:sz w:val="20"/>
                <w:szCs w:val="20"/>
              </w:rPr>
            </w:rPrChange>
          </w:rPr>
          <w:delText xml:space="preserve"> </w:delText>
        </w:r>
        <w:r w:rsidRPr="000C2ABB" w:rsidDel="006E2CAC">
          <w:rPr>
            <w:b/>
            <w:sz w:val="18"/>
            <w:szCs w:val="18"/>
            <w:rPrChange w:id="506" w:author="Ham, Yunee" w:date="2020-03-14T20:47:00Z">
              <w:rPr>
                <w:sz w:val="20"/>
                <w:szCs w:val="20"/>
              </w:rPr>
            </w:rPrChange>
          </w:rPr>
          <w:tab/>
        </w:r>
      </w:del>
      <w:ins w:id="507" w:author="Ham, Yunee" w:date="2020-03-14T22:16:00Z">
        <w:r w:rsidR="000C2ABB" w:rsidRPr="000C2ABB">
          <w:rPr>
            <w:b/>
            <w:bCs/>
            <w:sz w:val="18"/>
            <w:szCs w:val="18"/>
            <w:rPrChange w:id="508" w:author="Ham, Yunee" w:date="2020-03-14T22:16:00Z">
              <w:rPr>
                <w:sz w:val="18"/>
                <w:szCs w:val="18"/>
              </w:rPr>
            </w:rPrChange>
          </w:rPr>
          <w:t xml:space="preserve"> </w:t>
        </w:r>
        <w:r w:rsidR="000C2ABB" w:rsidRPr="000C2ABB">
          <w:rPr>
            <w:b/>
            <w:bCs/>
            <w:sz w:val="18"/>
            <w:szCs w:val="18"/>
            <w:rPrChange w:id="509" w:author="Ham, Yunee" w:date="2020-03-14T22:16:00Z">
              <w:rPr>
                <w:sz w:val="18"/>
                <w:szCs w:val="18"/>
              </w:rPr>
            </w:rPrChange>
          </w:rPr>
          <w:tab/>
        </w:r>
        <w:r w:rsidR="000C2ABB" w:rsidRPr="000C2ABB">
          <w:rPr>
            <w:b/>
            <w:bCs/>
            <w:sz w:val="18"/>
            <w:szCs w:val="18"/>
            <w:rPrChange w:id="510" w:author="Ham, Yunee" w:date="2020-03-14T22:16:00Z">
              <w:rPr>
                <w:sz w:val="18"/>
                <w:szCs w:val="18"/>
              </w:rPr>
            </w:rPrChange>
          </w:rPr>
          <w:tab/>
        </w:r>
      </w:ins>
      <w:del w:id="511" w:author="Ham, Yunee" w:date="2020-03-14T22:16:00Z">
        <w:r w:rsidRPr="000C2ABB">
          <w:rPr>
            <w:b/>
            <w:sz w:val="18"/>
            <w:szCs w:val="18"/>
            <w:rPrChange w:id="512" w:author="Ham, Yunee" w:date="2020-03-14T20:47:00Z">
              <w:rPr>
                <w:sz w:val="20"/>
                <w:szCs w:val="20"/>
              </w:rPr>
            </w:rPrChange>
          </w:rPr>
          <w:delText xml:space="preserve">III-1 Figure 3: </w:delText>
        </w:r>
      </w:del>
      <w:r w:rsidRPr="000C2ABB">
        <w:rPr>
          <w:b/>
          <w:sz w:val="18"/>
          <w:szCs w:val="18"/>
          <w:rPrChange w:id="513" w:author="Ham, Yunee" w:date="2020-03-14T20:47:00Z">
            <w:rPr>
              <w:sz w:val="20"/>
              <w:szCs w:val="20"/>
            </w:rPr>
          </w:rPrChange>
        </w:rPr>
        <w:t xml:space="preserve">Accuracy Rate (Train vs Test) - Airport model </w:t>
      </w:r>
    </w:p>
    <w:p w14:paraId="00000273" w14:textId="77777777" w:rsidR="00A95D10" w:rsidRDefault="00C1514F">
      <w:pPr>
        <w:rPr>
          <w:sz w:val="20"/>
          <w:szCs w:val="20"/>
        </w:rPr>
      </w:pPr>
      <w:r>
        <w:rPr>
          <w:sz w:val="20"/>
          <w:szCs w:val="20"/>
        </w:rPr>
        <w:t xml:space="preserve"> </w:t>
      </w:r>
    </w:p>
    <w:p w14:paraId="1F0C4C39" w14:textId="1A5AEB00" w:rsidR="00735EE5" w:rsidRDefault="00C1514F" w:rsidP="00735EE5">
      <w:pPr>
        <w:ind w:firstLine="720"/>
        <w:jc w:val="both"/>
        <w:rPr>
          <w:sz w:val="24"/>
          <w:szCs w:val="24"/>
        </w:rPr>
      </w:pPr>
      <w:r>
        <w:rPr>
          <w:sz w:val="24"/>
          <w:szCs w:val="24"/>
        </w:rPr>
        <w:t xml:space="preserve">For the initial evaluation of our decision tree model, we have compared </w:t>
      </w:r>
      <w:del w:id="514" w:author="Ki Min Lee" w:date="2020-03-14T22:08:00Z">
        <w:r w:rsidDel="00905734">
          <w:rPr>
            <w:sz w:val="24"/>
            <w:szCs w:val="24"/>
          </w:rPr>
          <w:delText>both of the AUC</w:delText>
        </w:r>
      </w:del>
      <w:ins w:id="515" w:author="Ki Min Lee" w:date="2020-03-14T22:08:00Z">
        <w:r w:rsidR="00905734">
          <w:rPr>
            <w:sz w:val="24"/>
            <w:szCs w:val="24"/>
          </w:rPr>
          <w:t>both the AUC</w:t>
        </w:r>
      </w:ins>
      <w:ins w:id="516" w:author="Ki Min Lee" w:date="2020-03-14T21:19:00Z">
        <w:r w:rsidR="00C77E2B">
          <w:rPr>
            <w:sz w:val="24"/>
            <w:szCs w:val="24"/>
          </w:rPr>
          <w:t xml:space="preserve"> </w:t>
        </w:r>
      </w:ins>
      <w:r>
        <w:rPr>
          <w:sz w:val="24"/>
          <w:szCs w:val="24"/>
        </w:rPr>
        <w:t xml:space="preserve">(Area Under Curve) and accuracy rates for our test and train data for determining the max depth of our tree model. These are useful metrics for binary classification models and can check for overfitting and underfitting of our model. Our initial model with default decision tree parameters resulted in a total of 9 depths as our baseline. For our testing, we have decided to split our data into 70% training and 30% for testing using our cleaned data. Looking at the result of our AUC and accuracy comparison graphs, we can notice that our training data’s accuracy increases while that’s not the case for the testing data, and we can notice overfitting in the data as we increase the tree depth (refer to tables III 2 and 3 below). We can also notice how the accuracy increases until you reach the max depth of 5 for our testing data, then it starts to decrease, also noticing overfitting in our data. Therefore, we have chosen the max depth of 5 for our decision tree model. Max depth above 5 didn’t have much impact on how our tree was expanding and the decisions stayed similar.  For minimum samples in splitting the nodes, we have tested </w:t>
      </w:r>
      <w:proofErr w:type="spellStart"/>
      <w:r w:rsidRPr="00D5686D">
        <w:rPr>
          <w:i/>
          <w:iCs/>
          <w:sz w:val="24"/>
          <w:szCs w:val="24"/>
        </w:rPr>
        <w:t>min_samples_</w:t>
      </w:r>
      <w:r w:rsidR="00D5686D" w:rsidRPr="00D5686D">
        <w:rPr>
          <w:i/>
          <w:iCs/>
          <w:sz w:val="24"/>
          <w:szCs w:val="24"/>
        </w:rPr>
        <w:t>split</w:t>
      </w:r>
      <w:proofErr w:type="spellEnd"/>
      <w:r w:rsidR="00D5686D">
        <w:rPr>
          <w:sz w:val="24"/>
          <w:szCs w:val="24"/>
        </w:rPr>
        <w:t xml:space="preserve"> </w:t>
      </w:r>
      <w:r>
        <w:rPr>
          <w:sz w:val="24"/>
          <w:szCs w:val="24"/>
        </w:rPr>
        <w:t xml:space="preserve">for 10, 20 and 30 and compared the model results. To capture more generalized behavior of the air travelers, we have decided to prune the tree using a </w:t>
      </w:r>
      <w:del w:id="517" w:author="Yunee Ham" w:date="2020-03-14T17:59:00Z">
        <w:r w:rsidRPr="00C77E2B" w:rsidDel="00F70EC5">
          <w:rPr>
            <w:i/>
            <w:iCs/>
            <w:sz w:val="24"/>
            <w:szCs w:val="24"/>
            <w:rPrChange w:id="518" w:author="Ki Min Lee" w:date="2020-03-14T21:19:00Z">
              <w:rPr>
                <w:sz w:val="24"/>
                <w:szCs w:val="24"/>
              </w:rPr>
            </w:rPrChange>
          </w:rPr>
          <w:delText xml:space="preserve">higher sample size of 30, and decided to use this for all other decision tree models. </w:delText>
        </w:r>
      </w:del>
      <w:proofErr w:type="spellStart"/>
      <w:ins w:id="519" w:author="Yunee Ham" w:date="2020-03-14T17:59:00Z">
        <w:r w:rsidR="000E6D15" w:rsidRPr="00C77E2B">
          <w:rPr>
            <w:i/>
            <w:iCs/>
            <w:sz w:val="24"/>
            <w:szCs w:val="24"/>
            <w:rPrChange w:id="520" w:author="Ki Min Lee" w:date="2020-03-14T21:19:00Z">
              <w:rPr>
                <w:sz w:val="24"/>
                <w:szCs w:val="24"/>
              </w:rPr>
            </w:rPrChange>
          </w:rPr>
          <w:t>min_samples_split</w:t>
        </w:r>
        <w:proofErr w:type="spellEnd"/>
        <w:r w:rsidR="000E6D15">
          <w:rPr>
            <w:sz w:val="24"/>
            <w:szCs w:val="24"/>
          </w:rPr>
          <w:t xml:space="preserve"> = 20, as this had much higher accuracy, precision and recall rates compared to </w:t>
        </w:r>
      </w:ins>
      <w:proofErr w:type="spellStart"/>
      <w:ins w:id="521" w:author="Yunee Ham" w:date="2020-03-14T18:00:00Z">
        <w:r w:rsidR="000E6D15" w:rsidRPr="00C77E2B">
          <w:rPr>
            <w:i/>
            <w:iCs/>
            <w:sz w:val="24"/>
            <w:szCs w:val="24"/>
            <w:rPrChange w:id="522" w:author="Ki Min Lee" w:date="2020-03-14T21:19:00Z">
              <w:rPr>
                <w:sz w:val="24"/>
                <w:szCs w:val="24"/>
              </w:rPr>
            </w:rPrChange>
          </w:rPr>
          <w:t>min_samples_split</w:t>
        </w:r>
        <w:proofErr w:type="spellEnd"/>
        <w:r w:rsidR="000E6D15">
          <w:rPr>
            <w:sz w:val="24"/>
            <w:szCs w:val="24"/>
          </w:rPr>
          <w:t xml:space="preserve"> = 10. </w:t>
        </w:r>
      </w:ins>
    </w:p>
    <w:p w14:paraId="00000275" w14:textId="3DBE9F07" w:rsidR="00A95D10" w:rsidRDefault="00C1514F" w:rsidP="00735EE5">
      <w:pPr>
        <w:ind w:firstLine="720"/>
        <w:jc w:val="both"/>
        <w:rPr>
          <w:sz w:val="24"/>
          <w:szCs w:val="24"/>
        </w:rPr>
      </w:pPr>
      <w:r>
        <w:rPr>
          <w:sz w:val="24"/>
          <w:szCs w:val="24"/>
        </w:rPr>
        <w:lastRenderedPageBreak/>
        <w:t xml:space="preserve">We </w:t>
      </w:r>
      <w:ins w:id="523" w:author="Ki Min Lee" w:date="2020-03-14T22:55:00Z">
        <w:r w:rsidR="00F079BE">
          <w:rPr>
            <w:sz w:val="24"/>
            <w:szCs w:val="24"/>
          </w:rPr>
          <w:t xml:space="preserve">have </w:t>
        </w:r>
      </w:ins>
      <w:del w:id="524" w:author="Ki Min Lee" w:date="2020-03-14T22:54:00Z">
        <w:r w:rsidDel="00F079BE">
          <w:rPr>
            <w:sz w:val="24"/>
            <w:szCs w:val="24"/>
          </w:rPr>
          <w:delText xml:space="preserve">can </w:delText>
        </w:r>
      </w:del>
      <w:r>
        <w:rPr>
          <w:sz w:val="24"/>
          <w:szCs w:val="24"/>
        </w:rPr>
        <w:t>start</w:t>
      </w:r>
      <w:ins w:id="525" w:author="Ki Min Lee" w:date="2020-03-14T22:55:00Z">
        <w:r w:rsidR="00F079BE">
          <w:rPr>
            <w:sz w:val="24"/>
            <w:szCs w:val="24"/>
          </w:rPr>
          <w:t>ed</w:t>
        </w:r>
      </w:ins>
      <w:r>
        <w:rPr>
          <w:sz w:val="24"/>
          <w:szCs w:val="24"/>
        </w:rPr>
        <w:t xml:space="preserve"> evaluating our decision tree model at the root node, which is the best predictor of our model that asks whether the destination is less than 2.5. Given our data, anything less than 2.5 includes 1. China </w:t>
      </w:r>
      <w:del w:id="526" w:author="Ki Min Lee" w:date="2020-03-14T21:19:00Z">
        <w:r w:rsidDel="00C77E2B">
          <w:rPr>
            <w:sz w:val="24"/>
            <w:szCs w:val="24"/>
          </w:rPr>
          <w:delText>2.Japan</w:delText>
        </w:r>
      </w:del>
      <w:ins w:id="527" w:author="Ki Min Lee" w:date="2020-03-14T21:19:00Z">
        <w:r w:rsidR="00C77E2B">
          <w:rPr>
            <w:sz w:val="24"/>
            <w:szCs w:val="24"/>
          </w:rPr>
          <w:t>2. Japan</w:t>
        </w:r>
      </w:ins>
      <w:r>
        <w:rPr>
          <w:sz w:val="24"/>
          <w:szCs w:val="24"/>
        </w:rPr>
        <w:t xml:space="preserve"> and it’s classified as the </w:t>
      </w:r>
      <w:proofErr w:type="spellStart"/>
      <w:r>
        <w:rPr>
          <w:sz w:val="24"/>
          <w:szCs w:val="24"/>
        </w:rPr>
        <w:t>Gimpo</w:t>
      </w:r>
      <w:proofErr w:type="spellEnd"/>
      <w:r>
        <w:rPr>
          <w:sz w:val="24"/>
          <w:szCs w:val="24"/>
        </w:rPr>
        <w:t xml:space="preserve"> Airport. Out of the 319 samples, 151 samples fall into </w:t>
      </w:r>
      <w:proofErr w:type="spellStart"/>
      <w:r>
        <w:rPr>
          <w:sz w:val="24"/>
          <w:szCs w:val="24"/>
        </w:rPr>
        <w:t>Gimpo</w:t>
      </w:r>
      <w:proofErr w:type="spellEnd"/>
      <w:r>
        <w:rPr>
          <w:sz w:val="24"/>
          <w:szCs w:val="24"/>
        </w:rPr>
        <w:t xml:space="preserve"> Airport, and 168 samples fall into Incheon Airport, which is a comparable amount of split for both airports. Looking at the results of our decision tree model, we can see that </w:t>
      </w:r>
      <w:del w:id="528" w:author="Ki Min Lee" w:date="2020-03-14T22:53:00Z">
        <w:r w:rsidDel="006A6214">
          <w:rPr>
            <w:sz w:val="24"/>
            <w:szCs w:val="24"/>
          </w:rPr>
          <w:delText>the majority of</w:delText>
        </w:r>
      </w:del>
      <w:ins w:id="529" w:author="Ki Min Lee" w:date="2020-03-14T22:53:00Z">
        <w:r w:rsidR="006A6214">
          <w:rPr>
            <w:sz w:val="24"/>
            <w:szCs w:val="24"/>
          </w:rPr>
          <w:t>most of</w:t>
        </w:r>
      </w:ins>
      <w:r>
        <w:rPr>
          <w:sz w:val="24"/>
          <w:szCs w:val="24"/>
        </w:rPr>
        <w:t xml:space="preserve"> the left side of the blue nodes are classified as </w:t>
      </w:r>
      <w:proofErr w:type="spellStart"/>
      <w:r>
        <w:rPr>
          <w:sz w:val="24"/>
          <w:szCs w:val="24"/>
        </w:rPr>
        <w:t>Gimpo</w:t>
      </w:r>
      <w:proofErr w:type="spellEnd"/>
      <w:r>
        <w:rPr>
          <w:sz w:val="24"/>
          <w:szCs w:val="24"/>
        </w:rPr>
        <w:t xml:space="preserve"> Airport and right side of the orange nodes as Incheon Airport. Therefore, the air travelers heading to Japan or China are most likely to choose </w:t>
      </w:r>
      <w:proofErr w:type="spellStart"/>
      <w:r>
        <w:rPr>
          <w:sz w:val="24"/>
          <w:szCs w:val="24"/>
        </w:rPr>
        <w:t>Gimpo</w:t>
      </w:r>
      <w:proofErr w:type="spellEnd"/>
      <w:r>
        <w:rPr>
          <w:sz w:val="24"/>
          <w:szCs w:val="24"/>
        </w:rPr>
        <w:t xml:space="preserve"> Airport, and air travelers going to 3. Southeast Asia and </w:t>
      </w:r>
      <w:del w:id="530" w:author="Ki Min Lee" w:date="2020-03-14T21:59:00Z">
        <w:r w:rsidDel="00C5062E">
          <w:rPr>
            <w:sz w:val="24"/>
            <w:szCs w:val="24"/>
          </w:rPr>
          <w:delText>4.Other</w:delText>
        </w:r>
      </w:del>
      <w:ins w:id="531" w:author="Ki Min Lee" w:date="2020-03-14T21:59:00Z">
        <w:r w:rsidR="00C5062E">
          <w:rPr>
            <w:sz w:val="24"/>
            <w:szCs w:val="24"/>
          </w:rPr>
          <w:t>4. Other</w:t>
        </w:r>
      </w:ins>
      <w:r>
        <w:rPr>
          <w:sz w:val="24"/>
          <w:szCs w:val="24"/>
        </w:rPr>
        <w:t xml:space="preserve"> destinations will likely choose Incheon airport. Therefore, from this set of population, destination plays an important role in consumer’s airport choice. </w:t>
      </w:r>
    </w:p>
    <w:p w14:paraId="00000277" w14:textId="5C0E2B4F" w:rsidR="00A95D10" w:rsidRDefault="00C1514F" w:rsidP="0093467B">
      <w:pPr>
        <w:ind w:firstLine="720"/>
        <w:jc w:val="both"/>
        <w:rPr>
          <w:del w:id="532" w:author="Ham, Yunee" w:date="2020-03-14T20:23:00Z"/>
          <w:sz w:val="24"/>
          <w:szCs w:val="24"/>
        </w:rPr>
      </w:pPr>
      <w:r>
        <w:rPr>
          <w:sz w:val="24"/>
          <w:szCs w:val="24"/>
        </w:rPr>
        <w:t xml:space="preserve">Furthermore, </w:t>
      </w:r>
      <w:proofErr w:type="spellStart"/>
      <w:r>
        <w:rPr>
          <w:sz w:val="24"/>
          <w:szCs w:val="24"/>
        </w:rPr>
        <w:t>Gimpo</w:t>
      </w:r>
      <w:proofErr w:type="spellEnd"/>
      <w:r>
        <w:rPr>
          <w:sz w:val="24"/>
          <w:szCs w:val="24"/>
        </w:rPr>
        <w:t xml:space="preserve"> Airport currently supports “58 daily flights...to foreign destinations; Tokyo (Haneda), Shanghai, Beijing, Nagoya, Osaka and Taipei,” which supports the decision of our root node with </w:t>
      </w:r>
      <w:proofErr w:type="spellStart"/>
      <w:r>
        <w:rPr>
          <w:sz w:val="24"/>
          <w:szCs w:val="24"/>
        </w:rPr>
        <w:t>Gimpo</w:t>
      </w:r>
      <w:proofErr w:type="spellEnd"/>
      <w:r>
        <w:rPr>
          <w:sz w:val="24"/>
          <w:szCs w:val="24"/>
        </w:rPr>
        <w:t xml:space="preserve"> Airport’s main destinations to China and Japan. Also, with Incheon airport being the main hubs for major Korean Airlines and a bigger airport with more flights offered to other destinations, it supports the split made in the destination node. For destinations to China and Japan, occupation plays a role in choosing the </w:t>
      </w:r>
      <w:r w:rsidR="00CA6022">
        <w:rPr>
          <w:sz w:val="24"/>
          <w:szCs w:val="24"/>
        </w:rPr>
        <w:t>Incheon</w:t>
      </w:r>
      <w:r>
        <w:rPr>
          <w:sz w:val="24"/>
          <w:szCs w:val="24"/>
        </w:rPr>
        <w:t xml:space="preserve"> airport as we can see in the 2nd and 3rd depth of our tree. On the other hand, for destinations to Southeast Asia and other areas, departure time is a deciding factor for choosing </w:t>
      </w:r>
      <w:proofErr w:type="spellStart"/>
      <w:r>
        <w:rPr>
          <w:sz w:val="24"/>
          <w:szCs w:val="24"/>
        </w:rPr>
        <w:t>Gimpo</w:t>
      </w:r>
      <w:proofErr w:type="spellEnd"/>
      <w:r>
        <w:rPr>
          <w:sz w:val="24"/>
          <w:szCs w:val="24"/>
        </w:rPr>
        <w:t xml:space="preserve"> Airport.  </w:t>
      </w:r>
    </w:p>
    <w:p w14:paraId="00000278" w14:textId="691B0B73" w:rsidR="00AC7C30" w:rsidRDefault="00C1514F" w:rsidP="000E5B20">
      <w:pPr>
        <w:ind w:firstLine="720"/>
        <w:jc w:val="both"/>
        <w:rPr>
          <w:sz w:val="20"/>
          <w:szCs w:val="20"/>
        </w:rPr>
        <w:pPrChange w:id="533" w:author="Ham, Yunee" w:date="2020-03-14T20:47:00Z">
          <w:pPr/>
        </w:pPrChange>
      </w:pPr>
      <w:del w:id="534" w:author="Ham, Yunee" w:date="2020-03-14T20:11:00Z">
        <w:r>
          <w:rPr>
            <w:sz w:val="20"/>
            <w:szCs w:val="20"/>
          </w:rPr>
          <w:delText xml:space="preserve">III-1 Figure 4: Confusion Matrix for Decision Tree Results - Airport Choice Model </w:delText>
        </w:r>
      </w:del>
    </w:p>
    <w:tbl>
      <w:tblPr>
        <w:tblStyle w:val="TableGrid"/>
        <w:tblpPr w:leftFromText="180" w:rightFromText="180" w:vertAnchor="text" w:horzAnchor="margin" w:tblpXSpec="center" w:tblpY="59"/>
        <w:tblW w:w="3884" w:type="dxa"/>
        <w:tblLook w:val="04A0" w:firstRow="1" w:lastRow="0" w:firstColumn="1" w:lastColumn="0" w:noHBand="0" w:noVBand="1"/>
      </w:tblPr>
      <w:tblGrid>
        <w:gridCol w:w="2155"/>
        <w:gridCol w:w="1729"/>
      </w:tblGrid>
      <w:tr w:rsidR="0093467B" w:rsidRPr="00602EDC" w14:paraId="10212E22" w14:textId="77777777" w:rsidTr="0093467B">
        <w:trPr>
          <w:trHeight w:val="256"/>
        </w:trPr>
        <w:tc>
          <w:tcPr>
            <w:tcW w:w="3884" w:type="dxa"/>
            <w:gridSpan w:val="2"/>
            <w:shd w:val="clear" w:color="auto" w:fill="000000" w:themeFill="text1"/>
          </w:tcPr>
          <w:p w14:paraId="19D15E73" w14:textId="7FED7A2A" w:rsidR="0093467B" w:rsidRPr="00602EDC" w:rsidRDefault="0093467B" w:rsidP="0093467B">
            <w:pPr>
              <w:jc w:val="both"/>
              <w:rPr>
                <w:rFonts w:ascii="Times" w:hAnsi="Times"/>
                <w:bCs/>
                <w:sz w:val="20"/>
                <w:szCs w:val="20"/>
              </w:rPr>
            </w:pPr>
            <w:r>
              <w:rPr>
                <w:rFonts w:ascii="Times" w:hAnsi="Times"/>
                <w:bCs/>
                <w:sz w:val="20"/>
                <w:szCs w:val="20"/>
              </w:rPr>
              <w:t xml:space="preserve">Confusion Matrix – Airport choice model </w:t>
            </w:r>
          </w:p>
        </w:tc>
      </w:tr>
      <w:tr w:rsidR="0041234B" w:rsidRPr="00602EDC" w14:paraId="56F87130" w14:textId="77777777" w:rsidTr="0093467B">
        <w:trPr>
          <w:trHeight w:val="256"/>
        </w:trPr>
        <w:tc>
          <w:tcPr>
            <w:tcW w:w="2155" w:type="dxa"/>
          </w:tcPr>
          <w:p w14:paraId="63F38559" w14:textId="1609D6F2" w:rsidR="0041234B" w:rsidRPr="00602EDC" w:rsidRDefault="0041234B" w:rsidP="0041234B">
            <w:pPr>
              <w:jc w:val="both"/>
              <w:rPr>
                <w:rFonts w:ascii="Times" w:hAnsi="Times"/>
                <w:bCs/>
                <w:sz w:val="20"/>
                <w:szCs w:val="20"/>
              </w:rPr>
            </w:pPr>
            <w:r>
              <w:t xml:space="preserve">Accuracy Rate </w:t>
            </w:r>
          </w:p>
        </w:tc>
        <w:tc>
          <w:tcPr>
            <w:tcW w:w="1729" w:type="dxa"/>
          </w:tcPr>
          <w:p w14:paraId="104F8D9D" w14:textId="179AA52B" w:rsidR="0041234B" w:rsidRPr="00602EDC" w:rsidRDefault="0041234B" w:rsidP="0041234B">
            <w:pPr>
              <w:jc w:val="both"/>
              <w:rPr>
                <w:rFonts w:ascii="Times" w:hAnsi="Times"/>
                <w:bCs/>
                <w:sz w:val="20"/>
                <w:szCs w:val="20"/>
              </w:rPr>
            </w:pPr>
            <w:r>
              <w:t>81.20%</w:t>
            </w:r>
          </w:p>
        </w:tc>
      </w:tr>
      <w:tr w:rsidR="0041234B" w:rsidRPr="00602EDC" w14:paraId="16011EE0" w14:textId="77777777" w:rsidTr="0093467B">
        <w:trPr>
          <w:trHeight w:val="256"/>
        </w:trPr>
        <w:tc>
          <w:tcPr>
            <w:tcW w:w="2155" w:type="dxa"/>
          </w:tcPr>
          <w:p w14:paraId="141B1E46" w14:textId="7A77984F" w:rsidR="0041234B" w:rsidRPr="00602EDC" w:rsidRDefault="0041234B" w:rsidP="0041234B">
            <w:pPr>
              <w:jc w:val="both"/>
              <w:rPr>
                <w:rFonts w:ascii="Times" w:hAnsi="Times"/>
                <w:bCs/>
                <w:sz w:val="20"/>
                <w:szCs w:val="20"/>
              </w:rPr>
            </w:pPr>
            <w:r>
              <w:t xml:space="preserve">Recall Rate </w:t>
            </w:r>
          </w:p>
        </w:tc>
        <w:tc>
          <w:tcPr>
            <w:tcW w:w="1729" w:type="dxa"/>
          </w:tcPr>
          <w:p w14:paraId="6F65231E" w14:textId="522DFC98" w:rsidR="0041234B" w:rsidRPr="00602EDC" w:rsidRDefault="0041234B" w:rsidP="0041234B">
            <w:pPr>
              <w:jc w:val="both"/>
              <w:rPr>
                <w:rFonts w:ascii="Times" w:hAnsi="Times"/>
                <w:bCs/>
                <w:sz w:val="20"/>
                <w:szCs w:val="20"/>
              </w:rPr>
            </w:pPr>
            <w:r>
              <w:t>86.40%</w:t>
            </w:r>
          </w:p>
        </w:tc>
      </w:tr>
      <w:tr w:rsidR="0041234B" w:rsidRPr="00602EDC" w14:paraId="3D53A374" w14:textId="77777777" w:rsidTr="0093467B">
        <w:trPr>
          <w:trHeight w:val="256"/>
        </w:trPr>
        <w:tc>
          <w:tcPr>
            <w:tcW w:w="2155" w:type="dxa"/>
          </w:tcPr>
          <w:p w14:paraId="15F82F96" w14:textId="7C7F5807" w:rsidR="0041234B" w:rsidRPr="00602EDC" w:rsidRDefault="0041234B" w:rsidP="0041234B">
            <w:pPr>
              <w:jc w:val="both"/>
              <w:rPr>
                <w:rFonts w:ascii="Times" w:hAnsi="Times"/>
                <w:bCs/>
                <w:sz w:val="20"/>
                <w:szCs w:val="20"/>
              </w:rPr>
            </w:pPr>
            <w:r>
              <w:t xml:space="preserve">Precision Rate </w:t>
            </w:r>
          </w:p>
        </w:tc>
        <w:tc>
          <w:tcPr>
            <w:tcW w:w="1729" w:type="dxa"/>
          </w:tcPr>
          <w:p w14:paraId="6D464F0D" w14:textId="40242912" w:rsidR="0041234B" w:rsidRPr="00602EDC" w:rsidRDefault="0041234B" w:rsidP="0041234B">
            <w:pPr>
              <w:jc w:val="both"/>
              <w:rPr>
                <w:rFonts w:ascii="Times" w:hAnsi="Times"/>
                <w:bCs/>
                <w:sz w:val="20"/>
                <w:szCs w:val="20"/>
              </w:rPr>
            </w:pPr>
            <w:r>
              <w:t>77.00%</w:t>
            </w:r>
          </w:p>
        </w:tc>
      </w:tr>
      <w:tr w:rsidR="004A1B27" w:rsidRPr="00602EDC" w14:paraId="678BDC72" w14:textId="77777777" w:rsidTr="0093467B">
        <w:trPr>
          <w:trHeight w:val="256"/>
          <w:ins w:id="535" w:author="Ham, Yunee" w:date="2020-03-14T21:04:00Z"/>
        </w:trPr>
        <w:tc>
          <w:tcPr>
            <w:tcW w:w="2155" w:type="dxa"/>
          </w:tcPr>
          <w:p w14:paraId="6635CB1C" w14:textId="13DB5491" w:rsidR="004A1B27" w:rsidRDefault="004A1B27" w:rsidP="0041234B">
            <w:pPr>
              <w:jc w:val="both"/>
              <w:rPr>
                <w:ins w:id="536" w:author="Ham, Yunee" w:date="2020-03-14T21:04:00Z"/>
              </w:rPr>
            </w:pPr>
            <w:ins w:id="537" w:author="Ham, Yunee" w:date="2020-03-14T21:04:00Z">
              <w:r>
                <w:t xml:space="preserve">Test Error Rate </w:t>
              </w:r>
            </w:ins>
          </w:p>
        </w:tc>
        <w:tc>
          <w:tcPr>
            <w:tcW w:w="1729" w:type="dxa"/>
          </w:tcPr>
          <w:p w14:paraId="38BDE1CA" w14:textId="020B9C0B" w:rsidR="004A1B27" w:rsidRDefault="004A1B27" w:rsidP="0041234B">
            <w:pPr>
              <w:jc w:val="both"/>
              <w:rPr>
                <w:ins w:id="538" w:author="Ham, Yunee" w:date="2020-03-14T21:04:00Z"/>
              </w:rPr>
            </w:pPr>
            <w:ins w:id="539" w:author="Ham, Yunee" w:date="2020-03-14T21:05:00Z">
              <w:r>
                <w:t>18.80%</w:t>
              </w:r>
            </w:ins>
          </w:p>
        </w:tc>
      </w:tr>
    </w:tbl>
    <w:p w14:paraId="5907C304" w14:textId="77777777" w:rsidR="0093467B" w:rsidRPr="00AC7C30" w:rsidRDefault="0093467B" w:rsidP="000E5B20">
      <w:pPr>
        <w:jc w:val="both"/>
        <w:rPr>
          <w:sz w:val="20"/>
          <w:szCs w:val="20"/>
        </w:rPr>
        <w:pPrChange w:id="540" w:author="Ham, Yunee" w:date="2020-03-14T20:47:00Z">
          <w:pPr/>
        </w:pPrChange>
      </w:pPr>
    </w:p>
    <w:p w14:paraId="1AE408BB" w14:textId="691B0B73" w:rsidR="00FF665A" w:rsidRDefault="00FF665A"/>
    <w:p w14:paraId="145753C8" w14:textId="77777777" w:rsidR="00F75F2B" w:rsidRDefault="00F75F2B">
      <w:pPr>
        <w:pStyle w:val="Heading2"/>
        <w:rPr>
          <w:ins w:id="541" w:author="Nguyen, Anh" w:date="2020-03-14T20:09:00Z"/>
          <w:b/>
        </w:rPr>
      </w:pPr>
      <w:bookmarkStart w:id="542" w:name="_6z3ol9dggog9" w:colFirst="0" w:colLast="0"/>
      <w:bookmarkEnd w:id="542"/>
    </w:p>
    <w:p w14:paraId="44973396" w14:textId="77777777" w:rsidR="009D088F" w:rsidRPr="00207733" w:rsidRDefault="009D088F" w:rsidP="009D088F">
      <w:pPr>
        <w:rPr>
          <w:ins w:id="543" w:author="Ham, Yunee" w:date="2020-03-14T20:11:00Z"/>
          <w:b/>
          <w:sz w:val="20"/>
          <w:szCs w:val="20"/>
          <w:rPrChange w:id="544" w:author="Ham, Yunee" w:date="2020-03-14T22:30:00Z">
            <w:rPr>
              <w:ins w:id="545" w:author="Ham, Yunee" w:date="2020-03-14T20:11:00Z"/>
              <w:sz w:val="20"/>
              <w:szCs w:val="20"/>
            </w:rPr>
          </w:rPrChange>
        </w:rPr>
      </w:pPr>
    </w:p>
    <w:p w14:paraId="30FF4257" w14:textId="434277C9" w:rsidR="00F75F2B" w:rsidRPr="00207733" w:rsidRDefault="009D088F" w:rsidP="003431ED">
      <w:pPr>
        <w:rPr>
          <w:ins w:id="546" w:author="Ham, Yunee" w:date="2020-03-14T20:11:00Z"/>
          <w:b/>
          <w:sz w:val="20"/>
          <w:szCs w:val="20"/>
          <w:rPrChange w:id="547" w:author="Ham, Yunee" w:date="2020-03-14T20:11:00Z">
            <w:rPr>
              <w:ins w:id="548" w:author="Ham, Yunee" w:date="2020-03-14T20:11:00Z"/>
              <w:b/>
            </w:rPr>
          </w:rPrChange>
        </w:rPr>
      </w:pPr>
      <w:ins w:id="549" w:author="Ham, Yunee" w:date="2020-03-14T20:11:00Z">
        <w:r w:rsidRPr="00207733">
          <w:rPr>
            <w:b/>
            <w:sz w:val="20"/>
            <w:szCs w:val="20"/>
            <w:rPrChange w:id="550" w:author="Ham, Yunee" w:date="2020-03-14T22:30:00Z">
              <w:rPr>
                <w:sz w:val="20"/>
                <w:szCs w:val="20"/>
              </w:rPr>
            </w:rPrChange>
          </w:rPr>
          <w:t xml:space="preserve"> Confusion Matrix for Decision Tree Results - Airport Choice Model</w:t>
        </w:r>
      </w:ins>
    </w:p>
    <w:p w14:paraId="0D833E2D" w14:textId="2DC7D09A" w:rsidR="000C2ABB" w:rsidRPr="000C2ABB" w:rsidRDefault="000C2ABB">
      <w:pPr>
        <w:rPr>
          <w:ins w:id="551" w:author="Nguyen, Anh" w:date="2020-03-14T20:09:00Z"/>
          <w:del w:id="552" w:author="Ham, Yunee" w:date="2020-03-14T22:36:00Z"/>
          <w:b/>
          <w:bCs/>
        </w:rPr>
        <w:pPrChange w:id="553" w:author="Ham, Yunee" w:date="2020-03-14T20:11:00Z">
          <w:pPr>
            <w:pStyle w:val="Heading2"/>
          </w:pPr>
        </w:pPrChange>
      </w:pPr>
    </w:p>
    <w:p w14:paraId="0000027F" w14:textId="75FDC320" w:rsidR="00A95D10" w:rsidRDefault="00C1514F">
      <w:pPr>
        <w:pStyle w:val="Heading2"/>
        <w:rPr>
          <w:del w:id="554" w:author="Ham, Yunee" w:date="2020-03-14T20:28:00Z"/>
          <w:b/>
        </w:rPr>
      </w:pPr>
      <w:del w:id="555" w:author="Ham, Yunee" w:date="2020-03-14T20:28:00Z">
        <w:r>
          <w:rPr>
            <w:b/>
          </w:rPr>
          <w:lastRenderedPageBreak/>
          <w:delText xml:space="preserve">III-2: Decision Tree Model - Airline Model 1 (KE, OZ versus </w:delText>
        </w:r>
        <w:r w:rsidR="008B532C">
          <w:rPr>
            <w:b/>
          </w:rPr>
          <w:delText>O</w:delText>
        </w:r>
        <w:r>
          <w:rPr>
            <w:b/>
          </w:rPr>
          <w:delText xml:space="preserve">thers ) </w:delText>
        </w:r>
      </w:del>
    </w:p>
    <w:p w14:paraId="00000280" w14:textId="37A385BB" w:rsidR="00A95D10" w:rsidRDefault="00C1514F">
      <w:pPr>
        <w:rPr>
          <w:del w:id="556" w:author="Ham, Yunee" w:date="2020-03-14T20:28:00Z"/>
          <w:sz w:val="24"/>
          <w:szCs w:val="24"/>
        </w:rPr>
      </w:pPr>
      <w:del w:id="557" w:author="Ham, Yunee" w:date="2020-03-14T20:28:00Z">
        <w:r>
          <w:rPr>
            <w:noProof/>
          </w:rPr>
          <w:drawing>
            <wp:inline distT="0" distB="0" distL="0" distR="0" wp14:anchorId="08CFAD3B" wp14:editId="109348ED">
              <wp:extent cx="3743325" cy="3074564"/>
              <wp:effectExtent l="0" t="0" r="0" b="0"/>
              <wp:docPr id="1777531569"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23">
                        <a:extLst>
                          <a:ext uri="{28A0092B-C50C-407E-A947-70E740481C1C}">
                            <a14:useLocalDpi xmlns:a14="http://schemas.microsoft.com/office/drawing/2010/main" val="0"/>
                          </a:ext>
                        </a:extLst>
                      </a:blip>
                      <a:srcRect t="897"/>
                      <a:stretch>
                        <a:fillRect/>
                      </a:stretch>
                    </pic:blipFill>
                    <pic:spPr>
                      <a:xfrm>
                        <a:off x="0" y="0"/>
                        <a:ext cx="3743325" cy="3074564"/>
                      </a:xfrm>
                      <a:prstGeom prst="rect">
                        <a:avLst/>
                      </a:prstGeom>
                    </pic:spPr>
                  </pic:pic>
                </a:graphicData>
              </a:graphic>
            </wp:inline>
          </w:drawing>
        </w:r>
      </w:del>
    </w:p>
    <w:p w14:paraId="2BB3C46D" w14:textId="70BD8344" w:rsidR="00FC4208" w:rsidRPr="00DD24BB" w:rsidDel="000E6D15" w:rsidRDefault="00C1514F" w:rsidP="00C1514F">
      <w:pPr>
        <w:rPr>
          <w:del w:id="558" w:author="Ham, Yunee" w:date="2020-03-14T20:28:00Z"/>
          <w:sz w:val="18"/>
          <w:szCs w:val="18"/>
        </w:rPr>
      </w:pPr>
      <w:del w:id="559" w:author="Ham, Yunee" w:date="2020-03-14T20:28:00Z">
        <w:r w:rsidRPr="00DD24BB">
          <w:rPr>
            <w:sz w:val="18"/>
            <w:szCs w:val="18"/>
          </w:rPr>
          <w:delText>III-2 Figure 1: Decision Tree Results for the Airline Choice Model 1</w:delText>
        </w:r>
      </w:del>
      <w:ins w:id="560" w:author="Yunee Ham" w:date="2020-03-14T18:00:00Z">
        <w:del w:id="561" w:author="Ham, Yunee" w:date="2020-03-14T20:28:00Z">
          <w:r w:rsidR="000E6D15">
            <w:rPr>
              <w:sz w:val="18"/>
              <w:szCs w:val="18"/>
            </w:rPr>
            <w:delText xml:space="preserve"> (max_depth = 8, min_samples_split = 30)</w:delText>
          </w:r>
        </w:del>
      </w:ins>
    </w:p>
    <w:p w14:paraId="00000282" w14:textId="3161C9DB" w:rsidR="00A95D10" w:rsidRDefault="00A95D10" w:rsidP="000E5B20">
      <w:pPr>
        <w:rPr>
          <w:del w:id="562" w:author="Ham, Yunee" w:date="2020-03-14T20:28:00Z"/>
          <w:sz w:val="20"/>
          <w:szCs w:val="20"/>
        </w:rPr>
        <w:pPrChange w:id="563" w:author="Ham, Yunee" w:date="2020-03-14T20:47:00Z">
          <w:pPr>
            <w:jc w:val="left"/>
          </w:pPr>
        </w:pPrChange>
      </w:pPr>
    </w:p>
    <w:p w14:paraId="00000283" w14:textId="0BEAD19B" w:rsidR="00A95D10" w:rsidRDefault="00C1514F">
      <w:pPr>
        <w:rPr>
          <w:del w:id="564" w:author="Ham, Yunee" w:date="2020-03-14T20:28:00Z"/>
          <w:b/>
          <w:sz w:val="20"/>
          <w:szCs w:val="20"/>
        </w:rPr>
      </w:pPr>
      <w:del w:id="565" w:author="Ham, Yunee" w:date="2020-03-14T20:28:00Z">
        <w:r>
          <w:rPr>
            <w:noProof/>
          </w:rPr>
          <w:drawing>
            <wp:inline distT="0" distB="0" distL="0" distR="0" wp14:anchorId="6DDE499B" wp14:editId="66CC24FB">
              <wp:extent cx="2528888" cy="1506759"/>
              <wp:effectExtent l="0" t="0" r="0" b="0"/>
              <wp:docPr id="1628523903" name="image2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7.png"/>
                      <pic:cNvPicPr/>
                    </pic:nvPicPr>
                    <pic:blipFill>
                      <a:blip r:embed="rId24">
                        <a:extLst>
                          <a:ext uri="{28A0092B-C50C-407E-A947-70E740481C1C}">
                            <a14:useLocalDpi xmlns:a14="http://schemas.microsoft.com/office/drawing/2010/main" val="0"/>
                          </a:ext>
                        </a:extLst>
                      </a:blip>
                      <a:stretch>
                        <a:fillRect/>
                      </a:stretch>
                    </pic:blipFill>
                    <pic:spPr>
                      <a:xfrm>
                        <a:off x="0" y="0"/>
                        <a:ext cx="2528888" cy="1506759"/>
                      </a:xfrm>
                      <a:prstGeom prst="rect">
                        <a:avLst/>
                      </a:prstGeom>
                    </pic:spPr>
                  </pic:pic>
                </a:graphicData>
              </a:graphic>
            </wp:inline>
          </w:drawing>
        </w:r>
        <w:r w:rsidDel="00B620BA">
          <w:rPr>
            <w:b/>
            <w:sz w:val="20"/>
            <w:szCs w:val="20"/>
          </w:rPr>
          <w:tab/>
        </w:r>
        <w:r>
          <w:rPr>
            <w:noProof/>
          </w:rPr>
          <w:drawing>
            <wp:inline distT="0" distB="0" distL="0" distR="0" wp14:anchorId="003F5FCD" wp14:editId="664586FE">
              <wp:extent cx="2444363" cy="1446847"/>
              <wp:effectExtent l="0" t="0" r="0" b="0"/>
              <wp:docPr id="102307638"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44363" cy="1446847"/>
                      </a:xfrm>
                      <a:prstGeom prst="rect">
                        <a:avLst/>
                      </a:prstGeom>
                    </pic:spPr>
                  </pic:pic>
                </a:graphicData>
              </a:graphic>
            </wp:inline>
          </w:drawing>
        </w:r>
      </w:del>
    </w:p>
    <w:p w14:paraId="00000284" w14:textId="74CF7133" w:rsidR="00A95D10" w:rsidRPr="000E6D15" w:rsidRDefault="00C1514F" w:rsidP="00DD24BB">
      <w:pPr>
        <w:jc w:val="both"/>
        <w:rPr>
          <w:del w:id="566" w:author="Ham, Yunee" w:date="2020-03-14T20:28:00Z"/>
          <w:sz w:val="18"/>
          <w:szCs w:val="18"/>
          <w:rPrChange w:id="567" w:author="Yunee Ham" w:date="2020-03-14T18:01:00Z">
            <w:rPr>
              <w:del w:id="568" w:author="Ham, Yunee" w:date="2020-03-14T20:28:00Z"/>
              <w:b/>
              <w:sz w:val="18"/>
              <w:szCs w:val="18"/>
            </w:rPr>
          </w:rPrChange>
        </w:rPr>
      </w:pPr>
      <w:del w:id="569" w:author="Ham, Yunee" w:date="2020-03-14T20:28:00Z">
        <w:r w:rsidRPr="00A26CC8">
          <w:rPr>
            <w:sz w:val="18"/>
            <w:szCs w:val="18"/>
          </w:rPr>
          <w:delText xml:space="preserve">III-2 Figure 2: AUC Comparison (Train vs Test) - Airline Model 1     </w:delText>
        </w:r>
      </w:del>
      <w:ins w:id="570" w:author="Yunee Ham" w:date="2020-03-14T18:01:00Z">
        <w:del w:id="571" w:author="Ham, Yunee" w:date="2020-03-14T20:28:00Z">
          <w:r w:rsidR="000E6D15">
            <w:rPr>
              <w:sz w:val="18"/>
              <w:szCs w:val="18"/>
            </w:rPr>
            <w:delText xml:space="preserve"> </w:delText>
          </w:r>
        </w:del>
      </w:ins>
      <w:del w:id="572" w:author="Ham, Yunee" w:date="2020-03-14T20:28:00Z">
        <w:r w:rsidRPr="00A26CC8" w:rsidDel="000E6D15">
          <w:rPr>
            <w:sz w:val="18"/>
            <w:szCs w:val="18"/>
          </w:rPr>
          <w:delText xml:space="preserve">  </w:delText>
        </w:r>
        <w:r w:rsidRPr="00A26CC8">
          <w:rPr>
            <w:sz w:val="18"/>
            <w:szCs w:val="18"/>
          </w:rPr>
          <w:delText xml:space="preserve">   III-2 Figure 3:  Accuracy Rate (Train vs Test)</w:delText>
        </w:r>
      </w:del>
      <w:del w:id="573" w:author="Ham, Yunee" w:date="2020-03-14T20:26:00Z">
        <w:r w:rsidRPr="00A26CC8">
          <w:rPr>
            <w:sz w:val="18"/>
            <w:szCs w:val="18"/>
          </w:rPr>
          <w:delText xml:space="preserve"> </w:delText>
        </w:r>
      </w:del>
      <w:del w:id="574" w:author="Ham, Yunee" w:date="2020-03-14T20:28:00Z">
        <w:r w:rsidRPr="00A26CC8">
          <w:rPr>
            <w:sz w:val="18"/>
            <w:szCs w:val="18"/>
          </w:rPr>
          <w:delText xml:space="preserve"> - Airline Model 1 </w:delText>
        </w:r>
      </w:del>
    </w:p>
    <w:p w14:paraId="00000285" w14:textId="55369FBF" w:rsidR="00A95D10" w:rsidRPr="00B63901" w:rsidRDefault="00A95D10">
      <w:pPr>
        <w:ind w:firstLine="720"/>
        <w:jc w:val="both"/>
        <w:rPr>
          <w:del w:id="575" w:author="Ham, Yunee" w:date="2020-03-14T20:28:00Z"/>
          <w:sz w:val="12"/>
          <w:szCs w:val="12"/>
          <w:rPrChange w:id="576" w:author="Ham, Yunee" w:date="2020-03-14T20:47:00Z">
            <w:rPr>
              <w:del w:id="577" w:author="Ham, Yunee" w:date="2020-03-14T20:28:00Z"/>
              <w:sz w:val="24"/>
              <w:szCs w:val="24"/>
            </w:rPr>
          </w:rPrChange>
        </w:rPr>
      </w:pPr>
    </w:p>
    <w:p w14:paraId="00000287" w14:textId="296DC444" w:rsidR="00A95D10" w:rsidRDefault="00C1514F" w:rsidP="00DD24BB">
      <w:pPr>
        <w:ind w:firstLine="720"/>
        <w:jc w:val="both"/>
        <w:rPr>
          <w:del w:id="578" w:author="Ham, Yunee" w:date="2020-03-14T20:28:00Z"/>
          <w:sz w:val="24"/>
          <w:szCs w:val="24"/>
        </w:rPr>
      </w:pPr>
      <w:del w:id="579" w:author="Ham, Yunee" w:date="2020-03-14T20:28:00Z">
        <w:r>
          <w:rPr>
            <w:sz w:val="24"/>
            <w:szCs w:val="24"/>
          </w:rPr>
          <w:delText xml:space="preserve">For the Arline Model 1, we have grouped the major Korean airlines together, Korean Airline (KE) and Asiana Airline (OZ), versus the rest of airlines. Looking at the result, we can see that the lower airfare (lower than 33.239) and the Airport choice (INC) is the decision factor of choosing the major Korean airlines. We can also see that as we go down the node to the right (higher airfare), destination and age are the deciding factors for choosing the major Korean Airlines. </w:delText>
        </w:r>
      </w:del>
    </w:p>
    <w:p w14:paraId="00000289" w14:textId="02EA76AC" w:rsidR="00A95D10" w:rsidRDefault="00C1514F" w:rsidP="00DD24BB">
      <w:pPr>
        <w:ind w:firstLine="720"/>
        <w:jc w:val="both"/>
        <w:rPr>
          <w:del w:id="580" w:author="Ham, Yunee" w:date="2020-03-14T20:28:00Z"/>
          <w:sz w:val="24"/>
          <w:szCs w:val="24"/>
        </w:rPr>
      </w:pPr>
      <w:del w:id="581" w:author="Ham, Yunee" w:date="2020-03-14T20:28:00Z">
        <w:r>
          <w:rPr>
            <w:sz w:val="24"/>
            <w:szCs w:val="24"/>
          </w:rPr>
          <w:delText xml:space="preserve">To further evaluate our deciding factors, we have compared the gini index for the two decisions and factors leading to each decision. We can see that the airfare and airport (left side of our tree) is more likely to be correct as it holds more weight than the airfare, destination and age variables. Therefore, lower airfare and airport choice (INC) have impact on the air traveler’s choice on the major Korean Airliners (KE, OZ). In fact, Asiana Airlines’s main hub is at the Seoul Incheon International, as well as the Korean Airlines, which reflects the decisions made in the nodes. </w:delText>
        </w:r>
      </w:del>
    </w:p>
    <w:p w14:paraId="0000028A" w14:textId="55C56D7B" w:rsidR="00AC7C30" w:rsidRPr="00AC7C30" w:rsidRDefault="00C1514F" w:rsidP="00735EE5">
      <w:pPr>
        <w:ind w:firstLine="720"/>
        <w:jc w:val="both"/>
        <w:rPr>
          <w:del w:id="582" w:author="Ham, Yunee" w:date="2020-03-14T20:28:00Z"/>
          <w:sz w:val="24"/>
          <w:szCs w:val="24"/>
        </w:rPr>
      </w:pPr>
      <w:del w:id="583" w:author="Ham, Yunee" w:date="2020-03-14T20:28:00Z">
        <w:r>
          <w:rPr>
            <w:sz w:val="24"/>
            <w:szCs w:val="24"/>
          </w:rPr>
          <w:delText xml:space="preserve">In addition, we have also looked at the AUC for test and training data to determine the optimal size of our max_depth for pruning our tree model. When comparing the AUC and accuracy rate table, we can see a similar pattern where the test data increases along with the train data but starts to decrease at max_depth = 8. Therefore, we have set our </w:delText>
        </w:r>
        <w:r>
          <w:rPr>
            <w:i/>
            <w:sz w:val="24"/>
            <w:szCs w:val="24"/>
          </w:rPr>
          <w:delText xml:space="preserve">max_depth </w:delText>
        </w:r>
        <w:r>
          <w:rPr>
            <w:sz w:val="24"/>
            <w:szCs w:val="24"/>
          </w:rPr>
          <w:delText xml:space="preserve">to 8, and kept the minimum sample sizes as </w:delText>
        </w:r>
      </w:del>
      <w:ins w:id="584" w:author="Yunee Ham" w:date="2020-03-14T18:00:00Z">
        <w:del w:id="585" w:author="Ham, Yunee" w:date="2020-03-14T20:28:00Z">
          <w:r w:rsidR="000E6D15">
            <w:rPr>
              <w:sz w:val="24"/>
              <w:szCs w:val="24"/>
            </w:rPr>
            <w:delText xml:space="preserve">30. </w:delText>
          </w:r>
        </w:del>
      </w:ins>
      <w:del w:id="586" w:author="Ham, Yunee" w:date="2020-03-14T20:28:00Z">
        <w:r w:rsidDel="000E6D15">
          <w:rPr>
            <w:sz w:val="24"/>
            <w:szCs w:val="24"/>
          </w:rPr>
          <w:delText xml:space="preserve"> </w:delText>
        </w:r>
      </w:del>
    </w:p>
    <w:p w14:paraId="5F407067" w14:textId="1205EE6A" w:rsidR="00FF665A" w:rsidRDefault="00FF665A">
      <w:pPr>
        <w:jc w:val="both"/>
        <w:rPr>
          <w:del w:id="587" w:author="Ham, Yunee" w:date="2020-03-14T20:28:00Z"/>
          <w:sz w:val="24"/>
          <w:szCs w:val="24"/>
        </w:rPr>
      </w:pPr>
    </w:p>
    <w:p w14:paraId="0000028B" w14:textId="08980D1C" w:rsidR="00AC7C30" w:rsidRPr="00AC7C30" w:rsidRDefault="00C1514F" w:rsidP="00AC7C30">
      <w:pPr>
        <w:rPr>
          <w:del w:id="588" w:author="Ham, Yunee" w:date="2020-03-14T20:24:00Z"/>
          <w:sz w:val="20"/>
          <w:szCs w:val="20"/>
        </w:rPr>
      </w:pPr>
      <w:del w:id="589" w:author="Ham, Yunee" w:date="2020-03-14T20:28:00Z">
        <w:r>
          <w:rPr>
            <w:sz w:val="20"/>
            <w:szCs w:val="20"/>
          </w:rPr>
          <w:delText>III-2 Figure 4: Confusion Matrix for Decision Tree Results - Airline Choice Model 1 (KE &amp; OZ Airlines vs Others)</w:delText>
        </w:r>
      </w:del>
    </w:p>
    <w:p w14:paraId="3C904B16" w14:textId="4C3BB247" w:rsidR="0093467B" w:rsidRDefault="0093467B" w:rsidP="00B63901">
      <w:pPr>
        <w:rPr>
          <w:del w:id="590" w:author="Ham, Yunee" w:date="2020-03-14T20:28:00Z"/>
        </w:rPr>
        <w:pPrChange w:id="591" w:author="Ham, Yunee" w:date="2020-03-14T20:47:00Z">
          <w:pPr>
            <w:jc w:val="both"/>
          </w:pPr>
        </w:pPrChange>
      </w:pPr>
    </w:p>
    <w:tbl>
      <w:tblPr>
        <w:tblStyle w:val="TableGrid"/>
        <w:tblpPr w:leftFromText="180" w:rightFromText="180" w:vertAnchor="text" w:horzAnchor="margin" w:tblpXSpec="center" w:tblpY="59"/>
        <w:tblW w:w="3884" w:type="dxa"/>
        <w:tblLook w:val="04A0" w:firstRow="1" w:lastRow="0" w:firstColumn="1" w:lastColumn="0" w:noHBand="0" w:noVBand="1"/>
      </w:tblPr>
      <w:tblGrid>
        <w:gridCol w:w="2155"/>
        <w:gridCol w:w="1729"/>
      </w:tblGrid>
      <w:tr w:rsidR="0093467B" w:rsidRPr="00602EDC" w14:paraId="019C6E70" w14:textId="77777777" w:rsidTr="00C1514F">
        <w:trPr>
          <w:trHeight w:val="256"/>
          <w:del w:id="592" w:author="Ham, Yunee" w:date="2020-03-14T20:28:00Z"/>
        </w:trPr>
        <w:tc>
          <w:tcPr>
            <w:tcW w:w="3884" w:type="dxa"/>
            <w:gridSpan w:val="2"/>
            <w:shd w:val="clear" w:color="auto" w:fill="000000" w:themeFill="text1"/>
          </w:tcPr>
          <w:p w14:paraId="24F5B7E4" w14:textId="4AD5FA8D" w:rsidR="0093467B" w:rsidRPr="00602EDC" w:rsidRDefault="0093467B" w:rsidP="00C1514F">
            <w:pPr>
              <w:jc w:val="both"/>
              <w:rPr>
                <w:del w:id="593" w:author="Ham, Yunee" w:date="2020-03-14T20:28:00Z"/>
                <w:rFonts w:ascii="Times" w:hAnsi="Times"/>
                <w:bCs/>
                <w:sz w:val="20"/>
                <w:szCs w:val="20"/>
              </w:rPr>
            </w:pPr>
            <w:del w:id="594" w:author="Ham, Yunee" w:date="2020-03-14T20:28:00Z">
              <w:r>
                <w:rPr>
                  <w:rFonts w:ascii="Times" w:hAnsi="Times"/>
                  <w:bCs/>
                  <w:sz w:val="20"/>
                  <w:szCs w:val="20"/>
                </w:rPr>
                <w:delText xml:space="preserve">Confusion Matrix – Airline choice Model (Major Korean Airlines vs Other Airlines) </w:delText>
              </w:r>
            </w:del>
          </w:p>
        </w:tc>
      </w:tr>
      <w:tr w:rsidR="0041234B" w:rsidRPr="00602EDC" w14:paraId="695A4EC4" w14:textId="77777777" w:rsidTr="00C1514F">
        <w:trPr>
          <w:trHeight w:val="256"/>
          <w:del w:id="595" w:author="Ham, Yunee" w:date="2020-03-14T20:28:00Z"/>
        </w:trPr>
        <w:tc>
          <w:tcPr>
            <w:tcW w:w="2155" w:type="dxa"/>
          </w:tcPr>
          <w:p w14:paraId="69457289" w14:textId="712CBBDC" w:rsidR="0041234B" w:rsidRPr="00602EDC" w:rsidRDefault="0041234B" w:rsidP="0041234B">
            <w:pPr>
              <w:jc w:val="both"/>
              <w:rPr>
                <w:del w:id="596" w:author="Ham, Yunee" w:date="2020-03-14T20:28:00Z"/>
                <w:rFonts w:ascii="Times" w:hAnsi="Times"/>
                <w:bCs/>
                <w:sz w:val="20"/>
                <w:szCs w:val="20"/>
              </w:rPr>
            </w:pPr>
            <w:del w:id="597" w:author="Ham, Yunee" w:date="2020-03-14T20:28:00Z">
              <w:r>
                <w:delText xml:space="preserve">Accuracy Rate </w:delText>
              </w:r>
            </w:del>
          </w:p>
        </w:tc>
        <w:tc>
          <w:tcPr>
            <w:tcW w:w="1729" w:type="dxa"/>
          </w:tcPr>
          <w:p w14:paraId="2847E649" w14:textId="00FCABC8" w:rsidR="0041234B" w:rsidRPr="00602EDC" w:rsidRDefault="0041234B" w:rsidP="0041234B">
            <w:pPr>
              <w:jc w:val="both"/>
              <w:rPr>
                <w:del w:id="598" w:author="Ham, Yunee" w:date="2020-03-14T20:28:00Z"/>
                <w:rFonts w:ascii="Times" w:hAnsi="Times"/>
                <w:bCs/>
                <w:sz w:val="20"/>
                <w:szCs w:val="20"/>
              </w:rPr>
            </w:pPr>
            <w:del w:id="599" w:author="Ham, Yunee" w:date="2020-03-14T20:28:00Z">
              <w:r>
                <w:delText>67.40 %</w:delText>
              </w:r>
            </w:del>
          </w:p>
        </w:tc>
      </w:tr>
      <w:tr w:rsidR="0041234B" w:rsidRPr="00602EDC" w14:paraId="77A4BB71" w14:textId="77777777" w:rsidTr="00C1514F">
        <w:trPr>
          <w:trHeight w:val="256"/>
          <w:del w:id="600" w:author="Ham, Yunee" w:date="2020-03-14T20:28:00Z"/>
        </w:trPr>
        <w:tc>
          <w:tcPr>
            <w:tcW w:w="2155" w:type="dxa"/>
          </w:tcPr>
          <w:p w14:paraId="488CA3A6" w14:textId="543C28EB" w:rsidR="0041234B" w:rsidRPr="00602EDC" w:rsidRDefault="0041234B" w:rsidP="0041234B">
            <w:pPr>
              <w:jc w:val="both"/>
              <w:rPr>
                <w:del w:id="601" w:author="Ham, Yunee" w:date="2020-03-14T20:28:00Z"/>
                <w:rFonts w:ascii="Times" w:hAnsi="Times"/>
                <w:bCs/>
                <w:sz w:val="20"/>
                <w:szCs w:val="20"/>
              </w:rPr>
            </w:pPr>
            <w:del w:id="602" w:author="Ham, Yunee" w:date="2020-03-14T20:28:00Z">
              <w:r>
                <w:delText xml:space="preserve">Recall Rate </w:delText>
              </w:r>
            </w:del>
          </w:p>
        </w:tc>
        <w:tc>
          <w:tcPr>
            <w:tcW w:w="1729" w:type="dxa"/>
          </w:tcPr>
          <w:p w14:paraId="566EE71A" w14:textId="03F9B11A" w:rsidR="0041234B" w:rsidRPr="00602EDC" w:rsidRDefault="0041234B" w:rsidP="0041234B">
            <w:pPr>
              <w:jc w:val="both"/>
              <w:rPr>
                <w:del w:id="603" w:author="Ham, Yunee" w:date="2020-03-14T20:28:00Z"/>
                <w:rFonts w:ascii="Times" w:hAnsi="Times"/>
                <w:bCs/>
                <w:sz w:val="20"/>
                <w:szCs w:val="20"/>
              </w:rPr>
            </w:pPr>
            <w:del w:id="604" w:author="Ham, Yunee" w:date="2020-03-14T20:28:00Z">
              <w:r>
                <w:delText xml:space="preserve">75.30% </w:delText>
              </w:r>
            </w:del>
          </w:p>
        </w:tc>
      </w:tr>
      <w:tr w:rsidR="0041234B" w:rsidRPr="00602EDC" w14:paraId="0ADF3555" w14:textId="77777777" w:rsidTr="00C1514F">
        <w:trPr>
          <w:trHeight w:val="256"/>
          <w:del w:id="605" w:author="Ham, Yunee" w:date="2020-03-14T20:28:00Z"/>
        </w:trPr>
        <w:tc>
          <w:tcPr>
            <w:tcW w:w="2155" w:type="dxa"/>
          </w:tcPr>
          <w:p w14:paraId="05B7C694" w14:textId="254E98D5" w:rsidR="0041234B" w:rsidRPr="00602EDC" w:rsidRDefault="0041234B" w:rsidP="0041234B">
            <w:pPr>
              <w:jc w:val="both"/>
              <w:rPr>
                <w:del w:id="606" w:author="Ham, Yunee" w:date="2020-03-14T20:28:00Z"/>
                <w:rFonts w:ascii="Times" w:hAnsi="Times"/>
                <w:bCs/>
                <w:sz w:val="20"/>
                <w:szCs w:val="20"/>
              </w:rPr>
            </w:pPr>
            <w:del w:id="607" w:author="Ham, Yunee" w:date="2020-03-14T20:28:00Z">
              <w:r>
                <w:delText xml:space="preserve">Precision Rate </w:delText>
              </w:r>
            </w:del>
          </w:p>
        </w:tc>
        <w:tc>
          <w:tcPr>
            <w:tcW w:w="1729" w:type="dxa"/>
          </w:tcPr>
          <w:p w14:paraId="7649DE39" w14:textId="530C3DFF" w:rsidR="0041234B" w:rsidRPr="00602EDC" w:rsidRDefault="0041234B" w:rsidP="0041234B">
            <w:pPr>
              <w:jc w:val="both"/>
              <w:rPr>
                <w:del w:id="608" w:author="Ham, Yunee" w:date="2020-03-14T20:28:00Z"/>
                <w:rFonts w:ascii="Times" w:hAnsi="Times"/>
                <w:bCs/>
                <w:sz w:val="20"/>
                <w:szCs w:val="20"/>
              </w:rPr>
            </w:pPr>
            <w:del w:id="609" w:author="Ham, Yunee" w:date="2020-03-14T20:28:00Z">
              <w:r>
                <w:delText>86.40%</w:delText>
              </w:r>
            </w:del>
          </w:p>
        </w:tc>
      </w:tr>
      <w:tr w:rsidR="0041234B" w:rsidRPr="00602EDC" w14:paraId="45ED87E5" w14:textId="77777777" w:rsidTr="00C1514F">
        <w:trPr>
          <w:trHeight w:val="256"/>
          <w:del w:id="610" w:author="Ham, Yunee" w:date="2020-03-14T20:28:00Z"/>
        </w:trPr>
        <w:tc>
          <w:tcPr>
            <w:tcW w:w="2155" w:type="dxa"/>
          </w:tcPr>
          <w:p w14:paraId="300DC4D6" w14:textId="4BA3DCB7" w:rsidR="0041234B" w:rsidRPr="00602EDC" w:rsidRDefault="0041234B" w:rsidP="0041234B">
            <w:pPr>
              <w:jc w:val="both"/>
              <w:rPr>
                <w:del w:id="611" w:author="Ham, Yunee" w:date="2020-03-14T20:28:00Z"/>
                <w:rFonts w:ascii="Times" w:hAnsi="Times"/>
                <w:bCs/>
                <w:sz w:val="20"/>
                <w:szCs w:val="20"/>
              </w:rPr>
            </w:pPr>
            <w:del w:id="612" w:author="Ham, Yunee" w:date="2020-03-14T20:28:00Z">
              <w:r>
                <w:delText xml:space="preserve">Test Error Rate </w:delText>
              </w:r>
            </w:del>
          </w:p>
        </w:tc>
        <w:tc>
          <w:tcPr>
            <w:tcW w:w="1729" w:type="dxa"/>
          </w:tcPr>
          <w:p w14:paraId="1B45201C" w14:textId="7568B77E" w:rsidR="0041234B" w:rsidRPr="00602EDC" w:rsidRDefault="0041234B" w:rsidP="0041234B">
            <w:pPr>
              <w:jc w:val="both"/>
              <w:rPr>
                <w:del w:id="613" w:author="Ham, Yunee" w:date="2020-03-14T20:28:00Z"/>
                <w:rFonts w:ascii="Times" w:hAnsi="Times"/>
                <w:bCs/>
                <w:sz w:val="20"/>
                <w:szCs w:val="20"/>
              </w:rPr>
            </w:pPr>
            <w:del w:id="614" w:author="Ham, Yunee" w:date="2020-03-14T20:28:00Z">
              <w:r>
                <w:delText>32.60%</w:delText>
              </w:r>
            </w:del>
          </w:p>
        </w:tc>
      </w:tr>
    </w:tbl>
    <w:p w14:paraId="4527DA7D" w14:textId="34F91D2D" w:rsidR="0093467B" w:rsidRDefault="0093467B">
      <w:pPr>
        <w:rPr>
          <w:del w:id="615" w:author="Ham, Yunee" w:date="2020-03-14T20:28:00Z"/>
        </w:rPr>
      </w:pPr>
    </w:p>
    <w:p w14:paraId="429207EE" w14:textId="53E11D5D" w:rsidR="0093467B" w:rsidRDefault="0093467B">
      <w:pPr>
        <w:rPr>
          <w:del w:id="616" w:author="Ham, Yunee" w:date="2020-03-14T20:28:00Z"/>
        </w:rPr>
      </w:pPr>
    </w:p>
    <w:p w14:paraId="798DAC63" w14:textId="7E3066B4" w:rsidR="0093467B" w:rsidRDefault="0093467B">
      <w:pPr>
        <w:rPr>
          <w:del w:id="617" w:author="Ham, Yunee" w:date="2020-03-14T20:28:00Z"/>
        </w:rPr>
      </w:pPr>
    </w:p>
    <w:p w14:paraId="706BA18A" w14:textId="21E0F324" w:rsidR="0093467B" w:rsidRDefault="0093467B">
      <w:pPr>
        <w:rPr>
          <w:del w:id="618" w:author="Ham, Yunee" w:date="2020-03-14T20:28:00Z"/>
        </w:rPr>
      </w:pPr>
    </w:p>
    <w:p w14:paraId="4F1DF8D9" w14:textId="4DDC6759" w:rsidR="0093467B" w:rsidRDefault="0093467B">
      <w:pPr>
        <w:rPr>
          <w:del w:id="619" w:author="Ham, Yunee" w:date="2020-03-14T20:28:00Z"/>
        </w:rPr>
      </w:pPr>
    </w:p>
    <w:p w14:paraId="7F18606D" w14:textId="1B758ECF" w:rsidR="0093467B" w:rsidRDefault="0093467B">
      <w:pPr>
        <w:rPr>
          <w:del w:id="620" w:author="Ham, Yunee" w:date="2020-03-14T20:28:00Z"/>
        </w:rPr>
      </w:pPr>
    </w:p>
    <w:p w14:paraId="381E8F1A" w14:textId="07F46E00" w:rsidR="0093467B" w:rsidRDefault="0093467B" w:rsidP="00B63901">
      <w:pPr>
        <w:jc w:val="both"/>
        <w:rPr>
          <w:del w:id="621" w:author="Ham, Yunee" w:date="2020-03-14T20:28:00Z"/>
        </w:rPr>
        <w:pPrChange w:id="622" w:author="Ham, Yunee" w:date="2020-03-14T20:47:00Z">
          <w:pPr/>
        </w:pPrChange>
      </w:pPr>
    </w:p>
    <w:p w14:paraId="00000294" w14:textId="331449DC" w:rsidR="00A95D10" w:rsidRDefault="00C1514F">
      <w:pPr>
        <w:pStyle w:val="Heading2"/>
        <w:rPr>
          <w:del w:id="623" w:author="Ham, Yunee" w:date="2020-03-14T22:07:00Z"/>
          <w:b/>
        </w:rPr>
      </w:pPr>
      <w:bookmarkStart w:id="624" w:name="_qwcoomo0qxm" w:colFirst="0" w:colLast="0"/>
      <w:bookmarkEnd w:id="624"/>
      <w:del w:id="625" w:author="Ham, Yunee" w:date="2020-03-14T22:07:00Z">
        <w:r w:rsidDel="00C03440">
          <w:rPr>
            <w:b/>
          </w:rPr>
          <w:delText>II</w:delText>
        </w:r>
      </w:del>
      <w:del w:id="626" w:author="Ham, Yunee" w:date="2020-03-14T21:51:00Z">
        <w:r w:rsidDel="00B920FD">
          <w:rPr>
            <w:b/>
          </w:rPr>
          <w:delText>I</w:delText>
        </w:r>
        <w:r>
          <w:rPr>
            <w:b/>
          </w:rPr>
          <w:delText>-3</w:delText>
        </w:r>
      </w:del>
      <w:del w:id="627" w:author="Ham, Yunee" w:date="2020-03-14T22:07:00Z">
        <w:r>
          <w:rPr>
            <w:b/>
          </w:rPr>
          <w:delText xml:space="preserve">: Decision Tree Model - Airline Model </w:delText>
        </w:r>
      </w:del>
      <w:del w:id="628" w:author="Ham, Yunee" w:date="2020-03-14T20:29:00Z">
        <w:r>
          <w:rPr>
            <w:b/>
          </w:rPr>
          <w:delText>2</w:delText>
        </w:r>
      </w:del>
      <w:del w:id="629" w:author="Ham, Yunee" w:date="2020-03-14T22:07:00Z">
        <w:r>
          <w:rPr>
            <w:b/>
          </w:rPr>
          <w:delText xml:space="preserve"> (Korean </w:delText>
        </w:r>
      </w:del>
      <w:del w:id="630" w:author="Ham, Yunee" w:date="2020-03-14T22:03:00Z">
        <w:r w:rsidDel="003416E8">
          <w:rPr>
            <w:b/>
          </w:rPr>
          <w:delText>L</w:delText>
        </w:r>
      </w:del>
      <w:del w:id="631" w:author="Ham, Yunee" w:date="2020-03-14T22:02:00Z">
        <w:r w:rsidDel="00387A52">
          <w:rPr>
            <w:b/>
          </w:rPr>
          <w:delText>LC</w:delText>
        </w:r>
      </w:del>
      <w:del w:id="632" w:author="Ham, Yunee" w:date="2020-03-14T22:07:00Z">
        <w:r>
          <w:rPr>
            <w:b/>
          </w:rPr>
          <w:delText xml:space="preserve"> vs Other Airlines)</w:delText>
        </w:r>
      </w:del>
    </w:p>
    <w:p w14:paraId="00000296" w14:textId="2B142BBC" w:rsidR="00A95D10" w:rsidRDefault="005C6488">
      <w:pPr>
        <w:pStyle w:val="Heading2"/>
        <w:spacing w:before="0" w:after="0"/>
        <w:jc w:val="center"/>
        <w:rPr>
          <w:del w:id="633" w:author="Ham, Yunee" w:date="2020-03-14T22:16:00Z"/>
        </w:rPr>
      </w:pPr>
      <w:ins w:id="634" w:author="Yunee Ham" w:date="2020-03-14T17:50:00Z">
        <w:del w:id="635" w:author="Ham, Yunee" w:date="2020-03-14T22:04:00Z">
          <w:r>
            <w:rPr>
              <w:noProof/>
            </w:rPr>
            <w:drawing>
              <wp:inline distT="0" distB="0" distL="0" distR="0" wp14:anchorId="61AAB559" wp14:editId="4B843398">
                <wp:extent cx="3352800" cy="2954688"/>
                <wp:effectExtent l="0" t="0" r="0" b="0"/>
                <wp:docPr id="805000485" name="Picture 58177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772805"/>
                        <pic:cNvPicPr/>
                      </pic:nvPicPr>
                      <pic:blipFill>
                        <a:blip r:embed="rId26">
                          <a:extLst>
                            <a:ext uri="{28A0092B-C50C-407E-A947-70E740481C1C}">
                              <a14:useLocalDpi xmlns:a14="http://schemas.microsoft.com/office/drawing/2010/main" val="0"/>
                            </a:ext>
                          </a:extLst>
                        </a:blip>
                        <a:stretch>
                          <a:fillRect/>
                        </a:stretch>
                      </pic:blipFill>
                      <pic:spPr>
                        <a:xfrm>
                          <a:off x="0" y="0"/>
                          <a:ext cx="3352800" cy="2954688"/>
                        </a:xfrm>
                        <a:prstGeom prst="rect">
                          <a:avLst/>
                        </a:prstGeom>
                      </pic:spPr>
                    </pic:pic>
                  </a:graphicData>
                </a:graphic>
              </wp:inline>
            </w:drawing>
          </w:r>
        </w:del>
      </w:ins>
    </w:p>
    <w:p w14:paraId="00000297" w14:textId="1884ED72" w:rsidR="00A95D10" w:rsidRPr="00DD24BB" w:rsidDel="000E6D15" w:rsidRDefault="00C1514F">
      <w:pPr>
        <w:pStyle w:val="Heading2"/>
        <w:spacing w:before="0" w:after="0"/>
        <w:rPr>
          <w:del w:id="636" w:author="Ham, Yunee" w:date="2020-03-14T22:36:00Z"/>
          <w:sz w:val="18"/>
          <w:szCs w:val="18"/>
        </w:rPr>
        <w:pPrChange w:id="637" w:author="Ham, Yunee" w:date="2020-03-14T22:30:00Z">
          <w:pPr>
            <w:pStyle w:val="Heading2"/>
            <w:spacing w:before="0" w:after="0"/>
            <w:jc w:val="center"/>
          </w:pPr>
        </w:pPrChange>
      </w:pPr>
      <w:bookmarkStart w:id="638" w:name="_y4rwxyi4rfbz" w:colFirst="0" w:colLast="0"/>
      <w:bookmarkEnd w:id="638"/>
      <w:del w:id="639" w:author="Ham, Yunee" w:date="2020-03-14T22:16:00Z">
        <w:r w:rsidRPr="00DD24BB">
          <w:rPr>
            <w:sz w:val="18"/>
            <w:szCs w:val="18"/>
          </w:rPr>
          <w:delText>III-3 Figure 1: Decision Tree Results for the Airline Choice Model 2</w:delText>
        </w:r>
      </w:del>
      <w:ins w:id="640" w:author="Yunee Ham" w:date="2020-03-14T17:50:00Z">
        <w:del w:id="641" w:author="Ham, Yunee" w:date="2020-03-14T22:16:00Z">
          <w:r w:rsidR="00FE04CE">
            <w:rPr>
              <w:sz w:val="18"/>
              <w:szCs w:val="18"/>
            </w:rPr>
            <w:delText xml:space="preserve"> (</w:delText>
          </w:r>
          <w:r w:rsidR="00FE04CE" w:rsidRPr="005C0FDD">
            <w:rPr>
              <w:i/>
              <w:iCs/>
              <w:sz w:val="18"/>
              <w:szCs w:val="18"/>
              <w:rPrChange w:id="642" w:author="Ki Min Lee" w:date="2020-03-14T21:56:00Z">
                <w:rPr>
                  <w:sz w:val="18"/>
                  <w:szCs w:val="18"/>
                </w:rPr>
              </w:rPrChange>
            </w:rPr>
            <w:delText>max_depth</w:delText>
          </w:r>
          <w:r w:rsidR="00FE04CE">
            <w:rPr>
              <w:sz w:val="18"/>
              <w:szCs w:val="18"/>
            </w:rPr>
            <w:delText xml:space="preserve"> = 6, </w:delText>
          </w:r>
          <w:r w:rsidR="00FE04CE" w:rsidRPr="002002B8">
            <w:rPr>
              <w:i/>
              <w:iCs/>
              <w:sz w:val="18"/>
              <w:szCs w:val="18"/>
              <w:rPrChange w:id="643" w:author="Ki Min Lee" w:date="2020-03-14T21:56:00Z">
                <w:rPr>
                  <w:sz w:val="18"/>
                  <w:szCs w:val="18"/>
                </w:rPr>
              </w:rPrChange>
            </w:rPr>
            <w:delText>min_sample</w:delText>
          </w:r>
          <w:r w:rsidR="00973782" w:rsidRPr="002002B8">
            <w:rPr>
              <w:i/>
              <w:iCs/>
              <w:sz w:val="18"/>
              <w:szCs w:val="18"/>
              <w:rPrChange w:id="644" w:author="Ki Min Lee" w:date="2020-03-14T21:56:00Z">
                <w:rPr>
                  <w:sz w:val="18"/>
                  <w:szCs w:val="18"/>
                </w:rPr>
              </w:rPrChange>
            </w:rPr>
            <w:delText>s_split</w:delText>
          </w:r>
          <w:r w:rsidR="00973782">
            <w:rPr>
              <w:sz w:val="18"/>
              <w:szCs w:val="18"/>
            </w:rPr>
            <w:delText xml:space="preserve"> = 20) </w:delText>
          </w:r>
        </w:del>
      </w:ins>
    </w:p>
    <w:p w14:paraId="00000298" w14:textId="77777777" w:rsidR="00A95D10" w:rsidRPr="00DD24BB" w:rsidRDefault="00C1514F">
      <w:pPr>
        <w:pStyle w:val="Heading2"/>
        <w:spacing w:before="0" w:after="0"/>
        <w:jc w:val="center"/>
        <w:rPr>
          <w:del w:id="645" w:author="Ham, Yunee" w:date="2020-03-14T22:36:00Z"/>
          <w:b/>
          <w:sz w:val="18"/>
          <w:szCs w:val="18"/>
        </w:rPr>
        <w:pPrChange w:id="646" w:author="Yunee Ham" w:date="2020-03-14T18:01:00Z">
          <w:pPr>
            <w:pStyle w:val="Heading2"/>
            <w:jc w:val="center"/>
          </w:pPr>
        </w:pPrChange>
      </w:pPr>
      <w:bookmarkStart w:id="647" w:name="_admnde9u13kz" w:colFirst="0" w:colLast="0"/>
      <w:bookmarkEnd w:id="647"/>
      <w:del w:id="648" w:author="Ham, Yunee" w:date="2020-03-14T22:36:00Z">
        <w:r w:rsidRPr="00DD24BB">
          <w:rPr>
            <w:b/>
            <w:noProof/>
            <w:sz w:val="18"/>
            <w:szCs w:val="18"/>
          </w:rPr>
          <w:drawing>
            <wp:inline distT="114300" distB="114300" distL="114300" distR="114300" wp14:anchorId="3DE6428D" wp14:editId="312DFBA6">
              <wp:extent cx="2364206" cy="1425475"/>
              <wp:effectExtent l="0" t="0" r="0" b="381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2371735" cy="1430015"/>
                      </a:xfrm>
                      <a:prstGeom prst="rect">
                        <a:avLst/>
                      </a:prstGeom>
                      <a:ln/>
                    </pic:spPr>
                  </pic:pic>
                </a:graphicData>
              </a:graphic>
            </wp:inline>
          </w:drawing>
        </w:r>
        <w:r w:rsidRPr="00DD24BB">
          <w:rPr>
            <w:b/>
            <w:noProof/>
            <w:sz w:val="18"/>
            <w:szCs w:val="18"/>
          </w:rPr>
          <w:drawing>
            <wp:inline distT="114300" distB="114300" distL="114300" distR="114300" wp14:anchorId="012B7FEB" wp14:editId="3BFEC7DB">
              <wp:extent cx="2459990" cy="1424105"/>
              <wp:effectExtent l="0" t="0" r="0" b="508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2480856" cy="1436185"/>
                      </a:xfrm>
                      <a:prstGeom prst="rect">
                        <a:avLst/>
                      </a:prstGeom>
                      <a:ln/>
                    </pic:spPr>
                  </pic:pic>
                </a:graphicData>
              </a:graphic>
            </wp:inline>
          </w:drawing>
        </w:r>
      </w:del>
    </w:p>
    <w:p w14:paraId="00000299" w14:textId="6137C285" w:rsidR="00A95D10" w:rsidRPr="00207733" w:rsidRDefault="00C1514F">
      <w:pPr>
        <w:rPr>
          <w:del w:id="649" w:author="Ham, Yunee" w:date="2020-03-14T22:36:00Z"/>
          <w:b/>
          <w:sz w:val="18"/>
          <w:szCs w:val="18"/>
          <w:rPrChange w:id="650" w:author="Ham, Yunee" w:date="2020-03-14T22:30:00Z">
            <w:rPr>
              <w:del w:id="651" w:author="Ham, Yunee" w:date="2020-03-14T22:36:00Z"/>
              <w:sz w:val="18"/>
              <w:szCs w:val="18"/>
            </w:rPr>
          </w:rPrChange>
        </w:rPr>
      </w:pPr>
      <w:del w:id="652" w:author="Ham, Yunee" w:date="2020-03-14T22:18:00Z">
        <w:r w:rsidRPr="00207733">
          <w:rPr>
            <w:b/>
            <w:sz w:val="18"/>
            <w:szCs w:val="18"/>
            <w:rPrChange w:id="653" w:author="Ham, Yunee" w:date="2020-03-14T22:30:00Z">
              <w:rPr>
                <w:sz w:val="18"/>
                <w:szCs w:val="18"/>
              </w:rPr>
            </w:rPrChange>
          </w:rPr>
          <w:delText xml:space="preserve">III-3 Figure 2: AUC </w:delText>
        </w:r>
      </w:del>
      <w:del w:id="654" w:author="Ham, Yunee" w:date="2020-03-14T22:36:00Z">
        <w:r w:rsidRPr="00207733">
          <w:rPr>
            <w:b/>
            <w:sz w:val="18"/>
            <w:szCs w:val="18"/>
            <w:rPrChange w:id="655" w:author="Ham, Yunee" w:date="2020-03-14T22:30:00Z">
              <w:rPr>
                <w:sz w:val="18"/>
                <w:szCs w:val="18"/>
              </w:rPr>
            </w:rPrChange>
          </w:rPr>
          <w:delText xml:space="preserve">Comparison (Train vs </w:delText>
        </w:r>
        <w:r w:rsidRPr="00207733">
          <w:rPr>
            <w:b/>
            <w:sz w:val="18"/>
            <w:szCs w:val="18"/>
            <w:rPrChange w:id="656" w:author="Ham, Yunee" w:date="2020-03-14T22:30:00Z">
              <w:rPr>
                <w:sz w:val="18"/>
                <w:szCs w:val="18"/>
              </w:rPr>
            </w:rPrChange>
          </w:rPr>
          <w:delText xml:space="preserve">Test) </w:delText>
        </w:r>
      </w:del>
      <w:del w:id="657" w:author="Ham, Yunee" w:date="2020-03-14T20:29:00Z">
        <w:r w:rsidRPr="00207733">
          <w:rPr>
            <w:b/>
            <w:sz w:val="18"/>
            <w:szCs w:val="18"/>
            <w:rPrChange w:id="658" w:author="Ham, Yunee" w:date="2020-03-14T22:30:00Z">
              <w:rPr>
                <w:sz w:val="18"/>
                <w:szCs w:val="18"/>
              </w:rPr>
            </w:rPrChange>
          </w:rPr>
          <w:delText>-</w:delText>
        </w:r>
      </w:del>
      <w:del w:id="659" w:author="Ham, Yunee" w:date="2020-03-14T22:36:00Z">
        <w:r w:rsidRPr="00207733">
          <w:rPr>
            <w:b/>
            <w:sz w:val="18"/>
            <w:szCs w:val="18"/>
            <w:rPrChange w:id="660" w:author="Ham, Yunee" w:date="2020-03-14T22:30:00Z">
              <w:rPr>
                <w:sz w:val="18"/>
                <w:szCs w:val="18"/>
              </w:rPr>
            </w:rPrChange>
          </w:rPr>
          <w:delText xml:space="preserve"> Arline model </w:delText>
        </w:r>
      </w:del>
      <w:del w:id="661" w:author="Ham, Yunee" w:date="2020-03-14T22:18:00Z">
        <w:r w:rsidRPr="00207733">
          <w:rPr>
            <w:b/>
            <w:sz w:val="18"/>
            <w:szCs w:val="18"/>
            <w:rPrChange w:id="662" w:author="Ham, Yunee" w:date="2020-03-14T22:30:00Z">
              <w:rPr>
                <w:sz w:val="18"/>
                <w:szCs w:val="18"/>
              </w:rPr>
            </w:rPrChange>
          </w:rPr>
          <w:delText xml:space="preserve">2   III-1 Figure 3: </w:delText>
        </w:r>
      </w:del>
      <w:del w:id="663" w:author="Ham, Yunee" w:date="2020-03-14T22:36:00Z">
        <w:r w:rsidRPr="00207733">
          <w:rPr>
            <w:b/>
            <w:sz w:val="18"/>
            <w:szCs w:val="18"/>
            <w:rPrChange w:id="664" w:author="Ham, Yunee" w:date="2020-03-14T22:30:00Z">
              <w:rPr>
                <w:sz w:val="18"/>
                <w:szCs w:val="18"/>
              </w:rPr>
            </w:rPrChange>
          </w:rPr>
          <w:delText xml:space="preserve">Accuracy Rate (Train vs Test) </w:delText>
        </w:r>
      </w:del>
      <w:del w:id="665" w:author="Ham, Yunee" w:date="2020-03-14T20:29:00Z">
        <w:r w:rsidRPr="00207733">
          <w:rPr>
            <w:b/>
            <w:sz w:val="18"/>
            <w:szCs w:val="18"/>
            <w:rPrChange w:id="666" w:author="Ham, Yunee" w:date="2020-03-14T22:30:00Z">
              <w:rPr>
                <w:sz w:val="18"/>
                <w:szCs w:val="18"/>
              </w:rPr>
            </w:rPrChange>
          </w:rPr>
          <w:delText>-</w:delText>
        </w:r>
      </w:del>
      <w:del w:id="667" w:author="Ham, Yunee" w:date="2020-03-14T22:36:00Z">
        <w:r w:rsidRPr="00207733">
          <w:rPr>
            <w:b/>
            <w:sz w:val="18"/>
            <w:szCs w:val="18"/>
            <w:rPrChange w:id="668" w:author="Ham, Yunee" w:date="2020-03-14T22:30:00Z">
              <w:rPr>
                <w:sz w:val="18"/>
                <w:szCs w:val="18"/>
              </w:rPr>
            </w:rPrChange>
          </w:rPr>
          <w:delText xml:space="preserve"> Airline Model </w:delText>
        </w:r>
      </w:del>
      <w:del w:id="669" w:author="Ham, Yunee" w:date="2020-03-14T22:18:00Z">
        <w:r w:rsidRPr="00207733">
          <w:rPr>
            <w:b/>
            <w:sz w:val="18"/>
            <w:szCs w:val="18"/>
            <w:rPrChange w:id="670" w:author="Ham, Yunee" w:date="2020-03-14T22:30:00Z">
              <w:rPr>
                <w:sz w:val="18"/>
                <w:szCs w:val="18"/>
              </w:rPr>
            </w:rPrChange>
          </w:rPr>
          <w:delText xml:space="preserve">2 </w:delText>
        </w:r>
      </w:del>
    </w:p>
    <w:p w14:paraId="0000029A" w14:textId="77777777" w:rsidR="00A95D10" w:rsidRPr="00F82EF4" w:rsidRDefault="00A95D10">
      <w:pPr>
        <w:jc w:val="both"/>
        <w:rPr>
          <w:del w:id="671" w:author="Ham, Yunee" w:date="2020-03-14T22:36:00Z"/>
          <w:sz w:val="16"/>
          <w:szCs w:val="16"/>
          <w:rPrChange w:id="672" w:author="Ham, Yunee" w:date="2020-03-14T22:30:00Z">
            <w:rPr>
              <w:del w:id="673" w:author="Ham, Yunee" w:date="2020-03-14T22:36:00Z"/>
              <w:sz w:val="24"/>
              <w:szCs w:val="24"/>
            </w:rPr>
          </w:rPrChange>
        </w:rPr>
      </w:pPr>
    </w:p>
    <w:p w14:paraId="0000029D" w14:textId="0E532155" w:rsidR="00A95D10" w:rsidRDefault="00C1514F" w:rsidP="005726E2">
      <w:pPr>
        <w:ind w:firstLine="720"/>
        <w:jc w:val="both"/>
        <w:rPr>
          <w:del w:id="674" w:author="Ham, Yunee" w:date="2020-03-14T22:36:00Z"/>
          <w:sz w:val="24"/>
          <w:szCs w:val="24"/>
        </w:rPr>
      </w:pPr>
      <w:del w:id="675" w:author="Ham, Yunee" w:date="2020-03-14T22:36:00Z">
        <w:r>
          <w:rPr>
            <w:sz w:val="24"/>
            <w:szCs w:val="24"/>
          </w:rPr>
          <w:delText xml:space="preserve">For the Arline Model </w:delText>
        </w:r>
      </w:del>
      <w:del w:id="676" w:author="Ham, Yunee" w:date="2020-03-14T20:28:00Z">
        <w:r>
          <w:rPr>
            <w:sz w:val="24"/>
            <w:szCs w:val="24"/>
          </w:rPr>
          <w:delText>2</w:delText>
        </w:r>
      </w:del>
      <w:del w:id="677" w:author="Ham, Yunee" w:date="2020-03-14T22:36:00Z">
        <w:r>
          <w:rPr>
            <w:sz w:val="24"/>
            <w:szCs w:val="24"/>
          </w:rPr>
          <w:delText xml:space="preserve">, we have grouped Kroean </w:delText>
        </w:r>
      </w:del>
      <w:del w:id="678" w:author="Ham, Yunee" w:date="2020-03-14T22:03:00Z">
        <w:r>
          <w:rPr>
            <w:sz w:val="24"/>
            <w:szCs w:val="24"/>
          </w:rPr>
          <w:delText xml:space="preserve">LLC </w:delText>
        </w:r>
      </w:del>
      <w:del w:id="679" w:author="Ham, Yunee" w:date="2020-03-14T22:36:00Z">
        <w:r>
          <w:rPr>
            <w:sz w:val="24"/>
            <w:szCs w:val="24"/>
          </w:rPr>
          <w:delText xml:space="preserve">Airline versus other airlines. Looking at the result, we can notice that </w:delText>
        </w:r>
        <w:r>
          <w:rPr>
            <w:i/>
            <w:sz w:val="24"/>
            <w:szCs w:val="24"/>
          </w:rPr>
          <w:delText xml:space="preserve">Destination </w:delText>
        </w:r>
        <w:r w:rsidR="005C6488">
          <w:rPr>
            <w:i/>
            <w:sz w:val="24"/>
            <w:szCs w:val="24"/>
          </w:rPr>
          <w:delText>,</w:delText>
        </w:r>
      </w:del>
      <w:ins w:id="680" w:author="Zaheen, Sahira" w:date="2020-03-14T21:19:00Z">
        <w:del w:id="681" w:author="Ham, Yunee" w:date="2020-03-14T22:36:00Z">
          <w:r w:rsidR="005C6488">
            <w:rPr>
              <w:i/>
              <w:sz w:val="24"/>
              <w:szCs w:val="24"/>
            </w:rPr>
            <w:delText xml:space="preserve"> </w:delText>
          </w:r>
        </w:del>
      </w:ins>
      <w:del w:id="682" w:author="Ham, Yunee" w:date="2020-03-14T22:36:00Z">
        <w:r w:rsidR="005C6488" w:rsidDel="001B5279">
          <w:rPr>
            <w:i/>
            <w:sz w:val="24"/>
            <w:szCs w:val="24"/>
          </w:rPr>
          <w:delText xml:space="preserve"> </w:delText>
        </w:r>
        <w:r w:rsidR="005C6488">
          <w:rPr>
            <w:i/>
            <w:sz w:val="24"/>
            <w:szCs w:val="24"/>
          </w:rPr>
          <w:delText>TripDuration, FlyingCompanion and Airfare</w:delText>
        </w:r>
        <w:r>
          <w:rPr>
            <w:i/>
            <w:sz w:val="24"/>
            <w:szCs w:val="24"/>
          </w:rPr>
          <w:delText xml:space="preserve"> </w:delText>
        </w:r>
        <w:r>
          <w:rPr>
            <w:sz w:val="24"/>
            <w:szCs w:val="24"/>
          </w:rPr>
          <w:delText>are</w:delText>
        </w:r>
        <w:r w:rsidR="005C6488">
          <w:rPr>
            <w:sz w:val="24"/>
            <w:szCs w:val="24"/>
          </w:rPr>
          <w:delText xml:space="preserve"> the</w:delText>
        </w:r>
        <w:r>
          <w:rPr>
            <w:sz w:val="24"/>
            <w:szCs w:val="24"/>
          </w:rPr>
          <w:delText xml:space="preserve"> important deciding factors for choosing the Korean LLC Airline</w:delText>
        </w:r>
      </w:del>
      <w:del w:id="683" w:author="Ham, Yunee" w:date="2020-03-14T20:28:00Z">
        <w:r w:rsidDel="00C76A51">
          <w:rPr>
            <w:sz w:val="24"/>
            <w:szCs w:val="24"/>
          </w:rPr>
          <w:delText xml:space="preserve">. </w:delText>
        </w:r>
      </w:del>
    </w:p>
    <w:p w14:paraId="0000029E" w14:textId="0C30D6FC" w:rsidR="00A95D10" w:rsidRDefault="00C1514F" w:rsidP="005726E2">
      <w:pPr>
        <w:ind w:firstLine="720"/>
        <w:jc w:val="both"/>
        <w:rPr>
          <w:del w:id="684" w:author="Ham, Yunee" w:date="2020-03-14T22:36:00Z"/>
          <w:sz w:val="24"/>
          <w:szCs w:val="24"/>
        </w:rPr>
      </w:pPr>
      <w:del w:id="685" w:author="Ham, Yunee" w:date="2020-03-14T22:36:00Z">
        <w:r>
          <w:rPr>
            <w:sz w:val="24"/>
            <w:szCs w:val="24"/>
          </w:rPr>
          <w:delText>For th</w:delText>
        </w:r>
        <w:r w:rsidR="005726E2">
          <w:rPr>
            <w:sz w:val="24"/>
            <w:szCs w:val="24"/>
          </w:rPr>
          <w:delText>e</w:delText>
        </w:r>
        <w:r>
          <w:rPr>
            <w:sz w:val="24"/>
            <w:szCs w:val="24"/>
          </w:rPr>
          <w:delText xml:space="preserve"> second airline model, we also evaluated AUC and accuracy rates for test and training data to determine the optimal size of our </w:delText>
        </w:r>
        <w:r w:rsidRPr="00C42902">
          <w:rPr>
            <w:i/>
            <w:iCs/>
            <w:sz w:val="24"/>
            <w:szCs w:val="24"/>
            <w:rPrChange w:id="686" w:author="Ki Min Lee" w:date="2020-03-14T22:02:00Z">
              <w:rPr>
                <w:sz w:val="24"/>
                <w:szCs w:val="24"/>
              </w:rPr>
            </w:rPrChange>
          </w:rPr>
          <w:delText>max_depth</w:delText>
        </w:r>
        <w:r>
          <w:rPr>
            <w:sz w:val="24"/>
            <w:szCs w:val="24"/>
          </w:rPr>
          <w:delText xml:space="preserve"> for pruning our tree model. As a result, we saw a similar pattern where the test data increases along with the train data but starts to decrease around at </w:delText>
        </w:r>
        <w:r w:rsidRPr="00A61573">
          <w:rPr>
            <w:i/>
            <w:iCs/>
            <w:sz w:val="24"/>
            <w:szCs w:val="24"/>
            <w:rPrChange w:id="687" w:author="Ki Min Lee" w:date="2020-03-14T22:03:00Z">
              <w:rPr>
                <w:sz w:val="24"/>
                <w:szCs w:val="24"/>
              </w:rPr>
            </w:rPrChange>
          </w:rPr>
          <w:delText>max_depth</w:delText>
        </w:r>
        <w:r>
          <w:rPr>
            <w:sz w:val="24"/>
            <w:szCs w:val="24"/>
          </w:rPr>
          <w:delText xml:space="preserve"> = </w:delText>
        </w:r>
        <w:r w:rsidR="00D22096">
          <w:rPr>
            <w:sz w:val="24"/>
            <w:szCs w:val="24"/>
          </w:rPr>
          <w:delText>6</w:delText>
        </w:r>
        <w:r>
          <w:rPr>
            <w:sz w:val="24"/>
            <w:szCs w:val="24"/>
          </w:rPr>
          <w:delText xml:space="preserve">. Therefore, we have set our </w:delText>
        </w:r>
        <w:r>
          <w:rPr>
            <w:i/>
            <w:sz w:val="24"/>
            <w:szCs w:val="24"/>
          </w:rPr>
          <w:delText xml:space="preserve">max_depth </w:delText>
        </w:r>
        <w:r>
          <w:rPr>
            <w:sz w:val="24"/>
            <w:szCs w:val="24"/>
          </w:rPr>
          <w:delText xml:space="preserve">to </w:delText>
        </w:r>
        <w:r w:rsidR="000C62DD">
          <w:rPr>
            <w:sz w:val="24"/>
            <w:szCs w:val="24"/>
          </w:rPr>
          <w:delText>6</w:delText>
        </w:r>
        <w:r>
          <w:rPr>
            <w:sz w:val="24"/>
            <w:szCs w:val="24"/>
          </w:rPr>
          <w:delText>, and kept the</w:delText>
        </w:r>
        <w:r w:rsidDel="00467291">
          <w:rPr>
            <w:sz w:val="24"/>
            <w:szCs w:val="24"/>
          </w:rPr>
          <w:delText xml:space="preserve"> </w:delText>
        </w:r>
        <w:r>
          <w:rPr>
            <w:sz w:val="24"/>
            <w:szCs w:val="24"/>
          </w:rPr>
          <w:delText xml:space="preserve">minimum sample sizes as </w:delText>
        </w:r>
        <w:r w:rsidR="00467291">
          <w:rPr>
            <w:sz w:val="24"/>
            <w:szCs w:val="24"/>
          </w:rPr>
          <w:delText xml:space="preserve">20, </w:delText>
        </w:r>
        <w:r>
          <w:rPr>
            <w:sz w:val="24"/>
            <w:szCs w:val="24"/>
          </w:rPr>
          <w:delText>our</w:delText>
        </w:r>
      </w:del>
      <w:ins w:id="688" w:author="Ki Min Lee" w:date="2020-03-14T21:15:00Z">
        <w:del w:id="689" w:author="Ham, Yunee" w:date="2020-03-14T22:36:00Z">
          <w:r w:rsidR="00DD2AB8">
            <w:rPr>
              <w:sz w:val="24"/>
              <w:szCs w:val="24"/>
            </w:rPr>
            <w:delText xml:space="preserve"> </w:delText>
          </w:r>
        </w:del>
      </w:ins>
      <w:del w:id="690" w:author="Ham, Yunee" w:date="2020-03-14T20:26:00Z">
        <w:r>
          <w:rPr>
            <w:sz w:val="24"/>
            <w:szCs w:val="24"/>
          </w:rPr>
          <w:delText xml:space="preserve"> </w:delText>
        </w:r>
        <w:r w:rsidR="00467291">
          <w:rPr>
            <w:sz w:val="24"/>
            <w:szCs w:val="24"/>
          </w:rPr>
          <w:delText xml:space="preserve">the </w:delText>
        </w:r>
      </w:del>
      <w:del w:id="691" w:author="Ham, Yunee" w:date="2020-03-14T22:36:00Z">
        <w:r w:rsidR="00467291">
          <w:rPr>
            <w:sz w:val="24"/>
            <w:szCs w:val="24"/>
          </w:rPr>
          <w:delText xml:space="preserve">confusion matrix showed </w:delText>
        </w:r>
        <w:r w:rsidR="00DA0E2E">
          <w:rPr>
            <w:sz w:val="24"/>
            <w:szCs w:val="24"/>
          </w:rPr>
          <w:delText xml:space="preserve">high increase in the recall rate (tripled) and </w:delText>
        </w:r>
        <w:r w:rsidR="00FE04CE">
          <w:rPr>
            <w:sz w:val="24"/>
            <w:szCs w:val="24"/>
          </w:rPr>
          <w:delText>increased accuracy rate with decreased test error rate</w:delText>
        </w:r>
        <w:r>
          <w:rPr>
            <w:sz w:val="24"/>
            <w:szCs w:val="24"/>
          </w:rPr>
          <w:delText xml:space="preserve">. Increasing the depth of our tree will result in overfitting in our data. </w:delText>
        </w:r>
      </w:del>
    </w:p>
    <w:p w14:paraId="0000029F" w14:textId="77777777" w:rsidR="00A95D10" w:rsidRDefault="00A95D10">
      <w:pPr>
        <w:jc w:val="both"/>
        <w:rPr>
          <w:del w:id="692" w:author="Ham, Yunee" w:date="2020-03-14T22:19:00Z"/>
          <w:sz w:val="24"/>
          <w:szCs w:val="24"/>
        </w:rPr>
      </w:pPr>
    </w:p>
    <w:p w14:paraId="000002A0" w14:textId="3E548A9E" w:rsidR="00A95D10" w:rsidRDefault="00C1514F">
      <w:pPr>
        <w:jc w:val="both"/>
        <w:rPr>
          <w:del w:id="693" w:author="Ham, Yunee" w:date="2020-03-14T22:36:00Z"/>
          <w:sz w:val="20"/>
          <w:szCs w:val="20"/>
        </w:rPr>
        <w:pPrChange w:id="694" w:author="Ham, Yunee" w:date="2020-03-14T22:30:00Z">
          <w:pPr/>
        </w:pPrChange>
      </w:pPr>
      <w:del w:id="695" w:author="Ham, Yunee" w:date="2020-03-14T22:19:00Z">
        <w:r>
          <w:rPr>
            <w:sz w:val="20"/>
            <w:szCs w:val="20"/>
          </w:rPr>
          <w:delText xml:space="preserve">III-3 Figure 4: Confusion Matrix for Decision Tree Results </w:delText>
        </w:r>
      </w:del>
      <w:del w:id="696" w:author="Ham, Yunee" w:date="2020-03-14T20:29:00Z">
        <w:r>
          <w:rPr>
            <w:sz w:val="20"/>
            <w:szCs w:val="20"/>
          </w:rPr>
          <w:delText>-</w:delText>
        </w:r>
      </w:del>
      <w:del w:id="697" w:author="Ham, Yunee" w:date="2020-03-14T22:19:00Z">
        <w:r>
          <w:rPr>
            <w:sz w:val="20"/>
            <w:szCs w:val="20"/>
          </w:rPr>
          <w:delText xml:space="preserve"> Airline Choice Model 2 (Korean </w:delText>
        </w:r>
      </w:del>
      <w:del w:id="698" w:author="Ham, Yunee" w:date="2020-03-14T22:03:00Z">
        <w:r>
          <w:rPr>
            <w:sz w:val="20"/>
            <w:szCs w:val="20"/>
          </w:rPr>
          <w:delText xml:space="preserve">LLC </w:delText>
        </w:r>
      </w:del>
      <w:del w:id="699" w:author="Ham, Yunee" w:date="2020-03-14T22:19:00Z">
        <w:r>
          <w:rPr>
            <w:sz w:val="20"/>
            <w:szCs w:val="20"/>
          </w:rPr>
          <w:delText xml:space="preserve">vs Others) </w:delText>
        </w:r>
      </w:del>
    </w:p>
    <w:tbl>
      <w:tblPr>
        <w:tblStyle w:val="TableGrid"/>
        <w:tblpPr w:leftFromText="180" w:rightFromText="180" w:vertAnchor="text" w:horzAnchor="margin" w:tblpXSpec="center" w:tblpY="59"/>
        <w:tblW w:w="3738" w:type="dxa"/>
        <w:tblLook w:val="04A0" w:firstRow="1" w:lastRow="0" w:firstColumn="1" w:lastColumn="0" w:noHBand="0" w:noVBand="1"/>
        <w:tblPrChange w:id="700" w:author="Ham, Yunee" w:date="2020-03-14T22:30:00Z">
          <w:tblPr>
            <w:tblStyle w:val="TableGrid"/>
            <w:tblpPr w:leftFromText="180" w:rightFromText="180" w:vertAnchor="text" w:horzAnchor="margin" w:tblpXSpec="center" w:tblpY="59"/>
            <w:tblW w:w="3884" w:type="dxa"/>
            <w:tblLook w:val="04A0" w:firstRow="1" w:lastRow="0" w:firstColumn="1" w:lastColumn="0" w:noHBand="0" w:noVBand="1"/>
          </w:tblPr>
        </w:tblPrChange>
      </w:tblPr>
      <w:tblGrid>
        <w:gridCol w:w="2073"/>
        <w:gridCol w:w="1665"/>
        <w:tblGridChange w:id="701">
          <w:tblGrid>
            <w:gridCol w:w="2155"/>
            <w:gridCol w:w="1729"/>
          </w:tblGrid>
        </w:tblGridChange>
      </w:tblGrid>
      <w:tr w:rsidR="0093467B" w:rsidRPr="00602EDC" w14:paraId="22319594" w14:textId="77777777" w:rsidTr="00207733">
        <w:trPr>
          <w:trHeight w:val="229"/>
          <w:del w:id="702" w:author="Ham, Yunee" w:date="2020-03-14T22:36:00Z"/>
          <w:trPrChange w:id="703" w:author="Ham, Yunee" w:date="2020-03-14T22:30:00Z">
            <w:trPr>
              <w:trHeight w:val="256"/>
            </w:trPr>
          </w:trPrChange>
        </w:trPr>
        <w:tc>
          <w:tcPr>
            <w:tcW w:w="3738" w:type="dxa"/>
            <w:gridSpan w:val="2"/>
            <w:shd w:val="clear" w:color="auto" w:fill="000000" w:themeFill="text1"/>
            <w:tcPrChange w:id="704" w:author="Ham, Yunee" w:date="2020-03-14T22:30:00Z">
              <w:tcPr>
                <w:tcW w:w="3884" w:type="dxa"/>
                <w:gridSpan w:val="2"/>
                <w:shd w:val="clear" w:color="auto" w:fill="000000" w:themeFill="text1"/>
              </w:tcPr>
            </w:tcPrChange>
          </w:tcPr>
          <w:p w14:paraId="16DFC913" w14:textId="42CA9DFD" w:rsidR="0093467B" w:rsidRPr="00602EDC" w:rsidRDefault="0093467B" w:rsidP="00C1514F">
            <w:pPr>
              <w:jc w:val="both"/>
              <w:rPr>
                <w:del w:id="705" w:author="Ham, Yunee" w:date="2020-03-14T22:36:00Z"/>
                <w:rFonts w:ascii="Times" w:hAnsi="Times"/>
                <w:bCs/>
                <w:sz w:val="20"/>
                <w:szCs w:val="20"/>
              </w:rPr>
            </w:pPr>
            <w:del w:id="706" w:author="Ham, Yunee" w:date="2020-03-14T22:36:00Z">
              <w:r>
                <w:rPr>
                  <w:rFonts w:ascii="Times" w:hAnsi="Times"/>
                  <w:bCs/>
                  <w:sz w:val="20"/>
                  <w:szCs w:val="20"/>
                </w:rPr>
                <w:delText xml:space="preserve">Confusion Matrix – Airline choice Model (Major Korean Airlines vs Other Airlines) </w:delText>
              </w:r>
            </w:del>
          </w:p>
        </w:tc>
      </w:tr>
      <w:tr w:rsidR="0093467B" w:rsidRPr="00602EDC" w14:paraId="525D65D9" w14:textId="77777777" w:rsidTr="00207733">
        <w:trPr>
          <w:trHeight w:val="229"/>
          <w:del w:id="707" w:author="Ham, Yunee" w:date="2020-03-14T22:36:00Z"/>
          <w:trPrChange w:id="708" w:author="Ham, Yunee" w:date="2020-03-14T22:30:00Z">
            <w:trPr>
              <w:trHeight w:val="256"/>
            </w:trPr>
          </w:trPrChange>
        </w:trPr>
        <w:tc>
          <w:tcPr>
            <w:tcW w:w="2073" w:type="dxa"/>
            <w:tcPrChange w:id="709" w:author="Ham, Yunee" w:date="2020-03-14T22:30:00Z">
              <w:tcPr>
                <w:tcW w:w="2155" w:type="dxa"/>
              </w:tcPr>
            </w:tcPrChange>
          </w:tcPr>
          <w:p w14:paraId="634400AB" w14:textId="51F2F369" w:rsidR="0093467B" w:rsidRPr="00602EDC" w:rsidRDefault="0093467B" w:rsidP="0093467B">
            <w:pPr>
              <w:jc w:val="both"/>
              <w:rPr>
                <w:del w:id="710" w:author="Ham, Yunee" w:date="2020-03-14T22:36:00Z"/>
                <w:rFonts w:ascii="Times" w:hAnsi="Times"/>
                <w:bCs/>
                <w:sz w:val="20"/>
                <w:szCs w:val="20"/>
              </w:rPr>
            </w:pPr>
            <w:del w:id="711" w:author="Ham, Yunee" w:date="2020-03-14T22:36:00Z">
              <w:r>
                <w:delText xml:space="preserve">Accuracy </w:delText>
              </w:r>
              <w:r w:rsidR="0041234B">
                <w:delText xml:space="preserve">Rate </w:delText>
              </w:r>
            </w:del>
          </w:p>
        </w:tc>
        <w:tc>
          <w:tcPr>
            <w:tcW w:w="1664" w:type="dxa"/>
            <w:tcPrChange w:id="712" w:author="Ham, Yunee" w:date="2020-03-14T22:30:00Z">
              <w:tcPr>
                <w:tcW w:w="1729" w:type="dxa"/>
              </w:tcPr>
            </w:tcPrChange>
          </w:tcPr>
          <w:p w14:paraId="42DA78E9" w14:textId="6A7E8CF3" w:rsidR="0093467B" w:rsidRPr="00602EDC" w:rsidRDefault="0093467B" w:rsidP="0093467B">
            <w:pPr>
              <w:jc w:val="both"/>
              <w:rPr>
                <w:del w:id="713" w:author="Ham, Yunee" w:date="2020-03-14T22:36:00Z"/>
                <w:rFonts w:ascii="Times" w:hAnsi="Times"/>
                <w:bCs/>
                <w:sz w:val="20"/>
                <w:szCs w:val="20"/>
              </w:rPr>
            </w:pPr>
            <w:del w:id="714" w:author="Ham, Yunee" w:date="2020-03-14T22:36:00Z">
              <w:r>
                <w:delText>8</w:delText>
              </w:r>
              <w:r w:rsidR="00DA0E2E">
                <w:delText>3.30</w:delText>
              </w:r>
              <w:r>
                <w:delText xml:space="preserve"> %</w:delText>
              </w:r>
            </w:del>
          </w:p>
        </w:tc>
      </w:tr>
      <w:tr w:rsidR="0093467B" w:rsidRPr="00602EDC" w14:paraId="08B8135F" w14:textId="77777777" w:rsidTr="00207733">
        <w:trPr>
          <w:trHeight w:val="229"/>
          <w:del w:id="715" w:author="Ham, Yunee" w:date="2020-03-14T22:36:00Z"/>
          <w:trPrChange w:id="716" w:author="Ham, Yunee" w:date="2020-03-14T22:30:00Z">
            <w:trPr>
              <w:trHeight w:val="256"/>
            </w:trPr>
          </w:trPrChange>
        </w:trPr>
        <w:tc>
          <w:tcPr>
            <w:tcW w:w="2073" w:type="dxa"/>
            <w:tcPrChange w:id="717" w:author="Ham, Yunee" w:date="2020-03-14T22:30:00Z">
              <w:tcPr>
                <w:tcW w:w="2155" w:type="dxa"/>
              </w:tcPr>
            </w:tcPrChange>
          </w:tcPr>
          <w:p w14:paraId="6419228D" w14:textId="6FD3BD4A" w:rsidR="0093467B" w:rsidRPr="00602EDC" w:rsidRDefault="0093467B" w:rsidP="0093467B">
            <w:pPr>
              <w:jc w:val="both"/>
              <w:rPr>
                <w:del w:id="718" w:author="Ham, Yunee" w:date="2020-03-14T22:36:00Z"/>
                <w:rFonts w:ascii="Times" w:hAnsi="Times"/>
                <w:bCs/>
                <w:sz w:val="20"/>
                <w:szCs w:val="20"/>
              </w:rPr>
            </w:pPr>
            <w:del w:id="719" w:author="Ham, Yunee" w:date="2020-03-14T22:36:00Z">
              <w:r>
                <w:delText xml:space="preserve">Recall </w:delText>
              </w:r>
              <w:r w:rsidR="0041234B">
                <w:delText xml:space="preserve">Rate </w:delText>
              </w:r>
            </w:del>
          </w:p>
        </w:tc>
        <w:tc>
          <w:tcPr>
            <w:tcW w:w="1664" w:type="dxa"/>
            <w:tcPrChange w:id="720" w:author="Ham, Yunee" w:date="2020-03-14T22:30:00Z">
              <w:tcPr>
                <w:tcW w:w="1729" w:type="dxa"/>
              </w:tcPr>
            </w:tcPrChange>
          </w:tcPr>
          <w:p w14:paraId="334F6A91" w14:textId="13F2327A" w:rsidR="0093467B" w:rsidRPr="00602EDC" w:rsidRDefault="00DA0E2E" w:rsidP="0093467B">
            <w:pPr>
              <w:jc w:val="both"/>
              <w:rPr>
                <w:del w:id="721" w:author="Ham, Yunee" w:date="2020-03-14T22:36:00Z"/>
                <w:rFonts w:ascii="Times" w:hAnsi="Times"/>
                <w:bCs/>
                <w:sz w:val="20"/>
                <w:szCs w:val="20"/>
              </w:rPr>
            </w:pPr>
            <w:del w:id="722" w:author="Ham, Yunee" w:date="2020-03-14T22:36:00Z">
              <w:r>
                <w:delText>76.20</w:delText>
              </w:r>
              <w:r w:rsidR="0093467B">
                <w:delText>%</w:delText>
              </w:r>
            </w:del>
          </w:p>
        </w:tc>
      </w:tr>
      <w:tr w:rsidR="0093467B" w:rsidRPr="00602EDC" w14:paraId="07A3A3AA" w14:textId="77777777" w:rsidTr="00207733">
        <w:trPr>
          <w:trHeight w:val="229"/>
          <w:del w:id="723" w:author="Ham, Yunee" w:date="2020-03-14T22:36:00Z"/>
          <w:trPrChange w:id="724" w:author="Ham, Yunee" w:date="2020-03-14T22:30:00Z">
            <w:trPr>
              <w:trHeight w:val="256"/>
            </w:trPr>
          </w:trPrChange>
        </w:trPr>
        <w:tc>
          <w:tcPr>
            <w:tcW w:w="2073" w:type="dxa"/>
            <w:tcPrChange w:id="725" w:author="Ham, Yunee" w:date="2020-03-14T22:30:00Z">
              <w:tcPr>
                <w:tcW w:w="2155" w:type="dxa"/>
              </w:tcPr>
            </w:tcPrChange>
          </w:tcPr>
          <w:p w14:paraId="18CBDD0F" w14:textId="3EB3334D" w:rsidR="0093467B" w:rsidRPr="00602EDC" w:rsidRDefault="0093467B" w:rsidP="0093467B">
            <w:pPr>
              <w:jc w:val="both"/>
              <w:rPr>
                <w:del w:id="726" w:author="Ham, Yunee" w:date="2020-03-14T22:36:00Z"/>
                <w:rFonts w:ascii="Times" w:hAnsi="Times"/>
                <w:bCs/>
                <w:sz w:val="20"/>
                <w:szCs w:val="20"/>
              </w:rPr>
            </w:pPr>
            <w:del w:id="727" w:author="Ham, Yunee" w:date="2020-03-14T22:36:00Z">
              <w:r>
                <w:delText xml:space="preserve">Precision </w:delText>
              </w:r>
              <w:r w:rsidR="0041234B">
                <w:delText xml:space="preserve">Rate </w:delText>
              </w:r>
            </w:del>
          </w:p>
        </w:tc>
        <w:tc>
          <w:tcPr>
            <w:tcW w:w="1664" w:type="dxa"/>
            <w:tcPrChange w:id="728" w:author="Ham, Yunee" w:date="2020-03-14T22:30:00Z">
              <w:tcPr>
                <w:tcW w:w="1729" w:type="dxa"/>
              </w:tcPr>
            </w:tcPrChange>
          </w:tcPr>
          <w:p w14:paraId="5FEC4F1B" w14:textId="4D8730E3" w:rsidR="0093467B" w:rsidRPr="00602EDC" w:rsidRDefault="00DA0E2E" w:rsidP="0093467B">
            <w:pPr>
              <w:jc w:val="both"/>
              <w:rPr>
                <w:del w:id="729" w:author="Ham, Yunee" w:date="2020-03-14T22:36:00Z"/>
                <w:rFonts w:ascii="Times" w:hAnsi="Times"/>
                <w:bCs/>
                <w:sz w:val="20"/>
                <w:szCs w:val="20"/>
              </w:rPr>
            </w:pPr>
            <w:del w:id="730" w:author="Ham, Yunee" w:date="2020-03-14T22:36:00Z">
              <w:r>
                <w:delText>47.10</w:delText>
              </w:r>
              <w:r w:rsidR="0093467B">
                <w:delText>%</w:delText>
              </w:r>
            </w:del>
          </w:p>
        </w:tc>
      </w:tr>
    </w:tbl>
    <w:p w14:paraId="161B9D20" w14:textId="77777777" w:rsidR="003433B2" w:rsidRDefault="003433B2" w:rsidP="00630A3C">
      <w:pPr>
        <w:ind w:left="720"/>
        <w:rPr>
          <w:del w:id="731" w:author="Ham, Yunee" w:date="2020-03-14T22:36:00Z"/>
        </w:rPr>
        <w:pPrChange w:id="732" w:author="Ham, Yunee" w:date="2020-03-14T23:47:00Z">
          <w:pPr/>
        </w:pPrChange>
      </w:pPr>
    </w:p>
    <w:p w14:paraId="02E34FF8" w14:textId="77777777" w:rsidR="0093467B" w:rsidRDefault="0093467B" w:rsidP="00630A3C">
      <w:pPr>
        <w:ind w:left="720"/>
        <w:rPr>
          <w:del w:id="733" w:author="Ham, Yunee" w:date="2020-03-14T22:36:00Z"/>
        </w:rPr>
        <w:pPrChange w:id="734" w:author="Ham, Yunee" w:date="2020-03-14T23:47:00Z">
          <w:pPr/>
        </w:pPrChange>
      </w:pPr>
    </w:p>
    <w:p w14:paraId="3BDB713C" w14:textId="77777777" w:rsidR="00207733" w:rsidRDefault="00207733" w:rsidP="00630A3C">
      <w:pPr>
        <w:ind w:left="720"/>
        <w:rPr>
          <w:del w:id="735" w:author="Ham, Yunee" w:date="2020-03-14T22:36:00Z"/>
        </w:rPr>
        <w:pPrChange w:id="736" w:author="Ham, Yunee" w:date="2020-03-14T23:47:00Z">
          <w:pPr/>
        </w:pPrChange>
      </w:pPr>
    </w:p>
    <w:p w14:paraId="000002A9" w14:textId="77777777" w:rsidR="00A95D10" w:rsidRDefault="00A95D10" w:rsidP="00630A3C">
      <w:pPr>
        <w:ind w:left="720"/>
        <w:jc w:val="both"/>
        <w:rPr>
          <w:del w:id="737" w:author="Ham, Yunee" w:date="2020-03-14T22:36:00Z"/>
          <w:sz w:val="24"/>
          <w:szCs w:val="24"/>
        </w:rPr>
        <w:pPrChange w:id="738" w:author="Ham, Yunee" w:date="2020-03-14T23:47:00Z">
          <w:pPr>
            <w:jc w:val="both"/>
          </w:pPr>
        </w:pPrChange>
      </w:pPr>
    </w:p>
    <w:p w14:paraId="000002AA" w14:textId="77777777" w:rsidR="00A95D10" w:rsidRDefault="00A95D10" w:rsidP="00630A3C">
      <w:pPr>
        <w:ind w:left="720"/>
        <w:jc w:val="both"/>
        <w:rPr>
          <w:del w:id="739" w:author="Ham, Yunee" w:date="2020-03-14T22:36:00Z"/>
          <w:sz w:val="24"/>
          <w:szCs w:val="24"/>
        </w:rPr>
        <w:pPrChange w:id="740" w:author="Ham, Yunee" w:date="2020-03-14T23:47:00Z">
          <w:pPr>
            <w:jc w:val="both"/>
          </w:pPr>
        </w:pPrChange>
      </w:pPr>
    </w:p>
    <w:p w14:paraId="4C6E6E91" w14:textId="442C43C2" w:rsidR="55A691F9" w:rsidRDefault="55A691F9" w:rsidP="00630A3C">
      <w:pPr>
        <w:ind w:left="720"/>
        <w:jc w:val="both"/>
        <w:rPr>
          <w:del w:id="741" w:author="Ham, Yunee" w:date="2020-03-14T22:36:00Z"/>
          <w:sz w:val="24"/>
          <w:szCs w:val="24"/>
        </w:rPr>
        <w:pPrChange w:id="742" w:author="Ham, Yunee" w:date="2020-03-14T23:47:00Z">
          <w:pPr>
            <w:jc w:val="both"/>
          </w:pPr>
        </w:pPrChange>
      </w:pPr>
    </w:p>
    <w:p w14:paraId="068072C8" w14:textId="28269E28" w:rsidR="00DA0E2E" w:rsidRDefault="00DA0E2E" w:rsidP="00630A3C">
      <w:pPr>
        <w:ind w:left="720"/>
        <w:rPr>
          <w:del w:id="743" w:author="Ham, Yunee" w:date="2020-03-14T22:36:00Z"/>
          <w:b/>
          <w:sz w:val="24"/>
          <w:szCs w:val="24"/>
        </w:rPr>
        <w:pPrChange w:id="744" w:author="Ham, Yunee" w:date="2020-03-14T22:30:00Z">
          <w:pPr>
            <w:jc w:val="both"/>
          </w:pPr>
        </w:pPrChange>
      </w:pPr>
    </w:p>
    <w:p w14:paraId="03FD072F" w14:textId="6F21E556" w:rsidR="00B620BA" w:rsidRPr="00F82EF4" w:rsidRDefault="00B620BA" w:rsidP="00630A3C">
      <w:pPr>
        <w:pStyle w:val="Heading2"/>
        <w:numPr>
          <w:ilvl w:val="0"/>
          <w:numId w:val="8"/>
        </w:numPr>
        <w:ind w:left="720"/>
        <w:rPr>
          <w:ins w:id="745" w:author="Ham, Yunee" w:date="2020-03-14T20:28:00Z"/>
          <w:b/>
          <w:sz w:val="28"/>
          <w:szCs w:val="28"/>
          <w:rPrChange w:id="746" w:author="Ham, Yunee" w:date="2020-03-14T22:30:00Z">
            <w:rPr>
              <w:ins w:id="747" w:author="Ham, Yunee" w:date="2020-03-14T20:28:00Z"/>
              <w:b/>
            </w:rPr>
          </w:rPrChange>
        </w:rPr>
        <w:pPrChange w:id="748" w:author="Ham, Yunee" w:date="2020-03-14T22:30:00Z">
          <w:pPr>
            <w:pStyle w:val="Heading2"/>
          </w:pPr>
        </w:pPrChange>
      </w:pPr>
      <w:ins w:id="749" w:author="Ham, Yunee" w:date="2020-03-14T20:28:00Z">
        <w:r w:rsidRPr="00F82EF4">
          <w:rPr>
            <w:b/>
            <w:sz w:val="28"/>
            <w:szCs w:val="28"/>
            <w:rPrChange w:id="750" w:author="Ham, Yunee" w:date="2020-03-14T22:30:00Z">
              <w:rPr>
                <w:b/>
              </w:rPr>
            </w:rPrChange>
          </w:rPr>
          <w:t xml:space="preserve">Decision Tree Model </w:t>
        </w:r>
      </w:ins>
      <w:ins w:id="751" w:author="Ham, Yunee" w:date="2020-03-14T20:29:00Z">
        <w:r w:rsidR="00474628" w:rsidRPr="00F82EF4">
          <w:rPr>
            <w:b/>
            <w:sz w:val="28"/>
            <w:szCs w:val="28"/>
            <w:rPrChange w:id="752" w:author="Ham, Yunee" w:date="2020-03-14T22:30:00Z">
              <w:rPr>
                <w:b/>
              </w:rPr>
            </w:rPrChange>
          </w:rPr>
          <w:t>–</w:t>
        </w:r>
      </w:ins>
      <w:ins w:id="753" w:author="Ham, Yunee" w:date="2020-03-14T20:28:00Z">
        <w:r w:rsidRPr="00F82EF4">
          <w:rPr>
            <w:b/>
            <w:sz w:val="28"/>
            <w:szCs w:val="28"/>
            <w:rPrChange w:id="754" w:author="Ham, Yunee" w:date="2020-03-14T22:30:00Z">
              <w:rPr>
                <w:b/>
              </w:rPr>
            </w:rPrChange>
          </w:rPr>
          <w:t xml:space="preserve"> Airline Model </w:t>
        </w:r>
      </w:ins>
      <w:ins w:id="755" w:author="Ham, Yunee" w:date="2020-03-14T22:36:00Z">
        <w:r w:rsidR="00553746">
          <w:rPr>
            <w:b/>
            <w:sz w:val="28"/>
            <w:szCs w:val="28"/>
          </w:rPr>
          <w:t>1</w:t>
        </w:r>
      </w:ins>
      <w:ins w:id="756" w:author="Ham, Yunee" w:date="2020-03-14T20:28:00Z">
        <w:r w:rsidRPr="00F82EF4">
          <w:rPr>
            <w:b/>
            <w:sz w:val="28"/>
            <w:szCs w:val="28"/>
            <w:rPrChange w:id="757" w:author="Ham, Yunee" w:date="2020-03-14T22:30:00Z">
              <w:rPr>
                <w:b/>
              </w:rPr>
            </w:rPrChange>
          </w:rPr>
          <w:t xml:space="preserve"> (KE, OZ versus Others) </w:t>
        </w:r>
      </w:ins>
    </w:p>
    <w:p w14:paraId="1D0937B8" w14:textId="64119F1B" w:rsidR="00B620BA" w:rsidRDefault="002103BB" w:rsidP="00B620BA">
      <w:pPr>
        <w:rPr>
          <w:ins w:id="758" w:author="Ham, Yunee" w:date="2020-03-14T20:28:00Z"/>
          <w:sz w:val="24"/>
          <w:szCs w:val="24"/>
        </w:rPr>
      </w:pPr>
      <w:ins w:id="759" w:author="Ham, Yunee" w:date="2020-03-14T21:35:00Z">
        <w:r>
          <w:rPr>
            <w:noProof/>
          </w:rPr>
          <w:drawing>
            <wp:inline distT="0" distB="0" distL="0" distR="0" wp14:anchorId="175B27D6" wp14:editId="103B362F">
              <wp:extent cx="4001241" cy="3198958"/>
              <wp:effectExtent l="0" t="0" r="0" b="1905"/>
              <wp:docPr id="126615813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29">
                        <a:extLst>
                          <a:ext uri="{28A0092B-C50C-407E-A947-70E740481C1C}">
                            <a14:useLocalDpi xmlns:a14="http://schemas.microsoft.com/office/drawing/2010/main" val="0"/>
                          </a:ext>
                        </a:extLst>
                      </a:blip>
                      <a:stretch>
                        <a:fillRect/>
                      </a:stretch>
                    </pic:blipFill>
                    <pic:spPr>
                      <a:xfrm>
                        <a:off x="0" y="0"/>
                        <a:ext cx="4001241" cy="3198958"/>
                      </a:xfrm>
                      <a:prstGeom prst="rect">
                        <a:avLst/>
                      </a:prstGeom>
                    </pic:spPr>
                  </pic:pic>
                </a:graphicData>
              </a:graphic>
            </wp:inline>
          </w:drawing>
        </w:r>
      </w:ins>
    </w:p>
    <w:p w14:paraId="05EFC091" w14:textId="502C1A37" w:rsidR="00207733" w:rsidRPr="00207733" w:rsidRDefault="00B620BA" w:rsidP="00B620BA">
      <w:pPr>
        <w:rPr>
          <w:ins w:id="760" w:author="Ham, Yunee" w:date="2020-03-14T20:28:00Z"/>
          <w:b/>
          <w:bCs/>
          <w:sz w:val="24"/>
          <w:szCs w:val="24"/>
          <w:rPrChange w:id="761" w:author="Ham, Yunee" w:date="2020-03-14T22:20:00Z">
            <w:rPr>
              <w:ins w:id="762" w:author="Ham, Yunee" w:date="2020-03-14T20:28:00Z"/>
              <w:sz w:val="24"/>
              <w:szCs w:val="24"/>
            </w:rPr>
          </w:rPrChange>
        </w:rPr>
      </w:pPr>
      <w:ins w:id="763" w:author="Ham, Yunee" w:date="2020-03-14T20:28:00Z">
        <w:r w:rsidRPr="00207733">
          <w:rPr>
            <w:b/>
            <w:sz w:val="18"/>
            <w:szCs w:val="18"/>
            <w:rPrChange w:id="764" w:author="Ham, Yunee" w:date="2020-03-14T22:30:00Z">
              <w:rPr>
                <w:sz w:val="18"/>
                <w:szCs w:val="18"/>
              </w:rPr>
            </w:rPrChange>
          </w:rPr>
          <w:t xml:space="preserve">Decision Tree Results for the Airline Choice Model </w:t>
        </w:r>
      </w:ins>
      <w:ins w:id="765" w:author="Ham, Yunee" w:date="2020-03-14T22:20:00Z">
        <w:r w:rsidR="00207733" w:rsidRPr="00207733">
          <w:rPr>
            <w:b/>
            <w:bCs/>
            <w:sz w:val="18"/>
            <w:szCs w:val="18"/>
            <w:rPrChange w:id="766" w:author="Ham, Yunee" w:date="2020-03-14T22:20:00Z">
              <w:rPr>
                <w:sz w:val="18"/>
                <w:szCs w:val="18"/>
              </w:rPr>
            </w:rPrChange>
          </w:rPr>
          <w:t>2</w:t>
        </w:r>
      </w:ins>
      <w:ins w:id="767" w:author="Ham, Yunee" w:date="2020-03-14T20:28:00Z">
        <w:r w:rsidRPr="00207733">
          <w:rPr>
            <w:b/>
            <w:sz w:val="18"/>
            <w:szCs w:val="18"/>
            <w:rPrChange w:id="768" w:author="Ham, Yunee" w:date="2020-03-14T22:30:00Z">
              <w:rPr>
                <w:sz w:val="18"/>
                <w:szCs w:val="18"/>
              </w:rPr>
            </w:rPrChange>
          </w:rPr>
          <w:t xml:space="preserve"> (</w:t>
        </w:r>
        <w:proofErr w:type="spellStart"/>
        <w:r w:rsidRPr="00207733">
          <w:rPr>
            <w:b/>
            <w:i/>
            <w:sz w:val="18"/>
            <w:szCs w:val="18"/>
            <w:rPrChange w:id="769" w:author="Ki Min Lee" w:date="2020-03-14T21:56:00Z">
              <w:rPr>
                <w:sz w:val="18"/>
                <w:szCs w:val="18"/>
              </w:rPr>
            </w:rPrChange>
          </w:rPr>
          <w:t>max_depth</w:t>
        </w:r>
        <w:proofErr w:type="spellEnd"/>
        <w:r w:rsidRPr="00207733">
          <w:rPr>
            <w:b/>
            <w:sz w:val="18"/>
            <w:szCs w:val="18"/>
            <w:rPrChange w:id="770" w:author="Ham, Yunee" w:date="2020-03-14T22:30:00Z">
              <w:rPr>
                <w:sz w:val="18"/>
                <w:szCs w:val="18"/>
              </w:rPr>
            </w:rPrChange>
          </w:rPr>
          <w:t xml:space="preserve"> = 8, </w:t>
        </w:r>
        <w:proofErr w:type="spellStart"/>
        <w:r w:rsidRPr="00207733">
          <w:rPr>
            <w:b/>
            <w:i/>
            <w:sz w:val="18"/>
            <w:szCs w:val="18"/>
            <w:rPrChange w:id="771" w:author="Ki Min Lee" w:date="2020-03-14T21:56:00Z">
              <w:rPr>
                <w:sz w:val="18"/>
                <w:szCs w:val="18"/>
              </w:rPr>
            </w:rPrChange>
          </w:rPr>
          <w:t>min_samples_split</w:t>
        </w:r>
        <w:proofErr w:type="spellEnd"/>
        <w:r w:rsidRPr="00207733">
          <w:rPr>
            <w:b/>
            <w:sz w:val="18"/>
            <w:szCs w:val="18"/>
            <w:rPrChange w:id="772" w:author="Ham, Yunee" w:date="2020-03-14T22:30:00Z">
              <w:rPr>
                <w:sz w:val="18"/>
                <w:szCs w:val="18"/>
              </w:rPr>
            </w:rPrChange>
          </w:rPr>
          <w:t xml:space="preserve"> = 30)</w:t>
        </w:r>
      </w:ins>
    </w:p>
    <w:p w14:paraId="05AB56AE" w14:textId="0D375F69" w:rsidR="00B620BA" w:rsidRDefault="00B620BA" w:rsidP="00B620BA">
      <w:pPr>
        <w:rPr>
          <w:ins w:id="773" w:author="Ham, Yunee" w:date="2020-03-14T20:28:00Z"/>
          <w:sz w:val="20"/>
          <w:szCs w:val="20"/>
        </w:rPr>
      </w:pPr>
    </w:p>
    <w:p w14:paraId="1928F39B" w14:textId="253006CF" w:rsidR="00B620BA" w:rsidRDefault="00B620BA" w:rsidP="00B620BA">
      <w:pPr>
        <w:rPr>
          <w:ins w:id="774" w:author="Ham, Yunee" w:date="2020-03-14T20:28:00Z"/>
          <w:b/>
          <w:sz w:val="20"/>
          <w:szCs w:val="20"/>
        </w:rPr>
      </w:pPr>
      <w:ins w:id="775" w:author="Ham, Yunee" w:date="2020-03-14T20:28:00Z">
        <w:r>
          <w:rPr>
            <w:noProof/>
          </w:rPr>
          <w:drawing>
            <wp:inline distT="0" distB="0" distL="0" distR="0" wp14:anchorId="0ED5612F" wp14:editId="667F1534">
              <wp:extent cx="2528888" cy="1506759"/>
              <wp:effectExtent l="0" t="0" r="0" b="0"/>
              <wp:docPr id="1056882038" name="image2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7.png"/>
                      <pic:cNvPicPr/>
                    </pic:nvPicPr>
                    <pic:blipFill>
                      <a:blip r:embed="rId24">
                        <a:extLst>
                          <a:ext uri="{28A0092B-C50C-407E-A947-70E740481C1C}">
                            <a14:useLocalDpi xmlns:a14="http://schemas.microsoft.com/office/drawing/2010/main" val="0"/>
                          </a:ext>
                        </a:extLst>
                      </a:blip>
                      <a:stretch>
                        <a:fillRect/>
                      </a:stretch>
                    </pic:blipFill>
                    <pic:spPr>
                      <a:xfrm>
                        <a:off x="0" y="0"/>
                        <a:ext cx="2528888" cy="1506759"/>
                      </a:xfrm>
                      <a:prstGeom prst="rect">
                        <a:avLst/>
                      </a:prstGeom>
                    </pic:spPr>
                  </pic:pic>
                </a:graphicData>
              </a:graphic>
            </wp:inline>
          </w:drawing>
        </w:r>
        <w:r w:rsidRPr="0F37D5AA">
          <w:rPr>
            <w:b/>
            <w:bCs/>
            <w:sz w:val="20"/>
            <w:szCs w:val="20"/>
          </w:rPr>
          <w:t xml:space="preserve">          </w:t>
        </w:r>
        <w:r>
          <w:rPr>
            <w:b/>
            <w:sz w:val="20"/>
            <w:szCs w:val="20"/>
          </w:rPr>
          <w:tab/>
        </w:r>
        <w:r>
          <w:rPr>
            <w:noProof/>
          </w:rPr>
          <w:drawing>
            <wp:inline distT="0" distB="0" distL="0" distR="0" wp14:anchorId="3D4F25FC" wp14:editId="3BBD4E14">
              <wp:extent cx="2444363" cy="1446847"/>
              <wp:effectExtent l="0" t="0" r="0" b="0"/>
              <wp:docPr id="1242274954"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44363" cy="1446847"/>
                      </a:xfrm>
                      <a:prstGeom prst="rect">
                        <a:avLst/>
                      </a:prstGeom>
                    </pic:spPr>
                  </pic:pic>
                </a:graphicData>
              </a:graphic>
            </wp:inline>
          </w:drawing>
        </w:r>
      </w:ins>
    </w:p>
    <w:p w14:paraId="53164318" w14:textId="2AEAB63D" w:rsidR="00B620BA" w:rsidRPr="0086227D" w:rsidRDefault="00B620BA">
      <w:pPr>
        <w:ind w:firstLine="720"/>
        <w:jc w:val="both"/>
        <w:rPr>
          <w:ins w:id="776" w:author="Ham, Yunee" w:date="2020-03-14T20:28:00Z"/>
          <w:b/>
          <w:sz w:val="18"/>
          <w:szCs w:val="18"/>
          <w:rPrChange w:id="777" w:author="Ham, Yunee" w:date="2020-03-14T22:30:00Z">
            <w:rPr>
              <w:ins w:id="778" w:author="Ham, Yunee" w:date="2020-03-14T20:28:00Z"/>
              <w:sz w:val="18"/>
              <w:szCs w:val="18"/>
            </w:rPr>
          </w:rPrChange>
        </w:rPr>
        <w:pPrChange w:id="779" w:author="Ham, Yunee" w:date="2020-03-14T22:30:00Z">
          <w:pPr>
            <w:jc w:val="both"/>
          </w:pPr>
        </w:pPrChange>
      </w:pPr>
      <w:ins w:id="780" w:author="Ham, Yunee" w:date="2020-03-14T20:28:00Z">
        <w:r w:rsidRPr="0086227D">
          <w:rPr>
            <w:b/>
            <w:sz w:val="18"/>
            <w:szCs w:val="18"/>
            <w:rPrChange w:id="781" w:author="Ham, Yunee" w:date="2020-03-14T22:30:00Z">
              <w:rPr>
                <w:sz w:val="18"/>
                <w:szCs w:val="18"/>
              </w:rPr>
            </w:rPrChange>
          </w:rPr>
          <w:t xml:space="preserve">AUC Comparison (Train vs Test) - Airline Model </w:t>
        </w:r>
      </w:ins>
      <w:ins w:id="782" w:author="Ham, Yunee" w:date="2020-03-14T23:17:00Z">
        <w:r w:rsidR="003E1666">
          <w:rPr>
            <w:b/>
            <w:bCs/>
            <w:sz w:val="18"/>
            <w:szCs w:val="18"/>
          </w:rPr>
          <w:t>1</w:t>
        </w:r>
      </w:ins>
      <w:ins w:id="783" w:author="Ham, Yunee" w:date="2020-03-14T20:28:00Z">
        <w:r w:rsidRPr="0086227D">
          <w:rPr>
            <w:b/>
            <w:bCs/>
            <w:sz w:val="18"/>
            <w:szCs w:val="18"/>
            <w:rPrChange w:id="784" w:author="Ham, Yunee" w:date="2020-03-14T22:21:00Z">
              <w:rPr>
                <w:sz w:val="18"/>
                <w:szCs w:val="18"/>
              </w:rPr>
            </w:rPrChange>
          </w:rPr>
          <w:t xml:space="preserve">       </w:t>
        </w:r>
      </w:ins>
      <w:ins w:id="785" w:author="Ham, Yunee" w:date="2020-03-14T22:20:00Z">
        <w:r w:rsidR="00FC2CB1" w:rsidRPr="0086227D">
          <w:rPr>
            <w:b/>
            <w:bCs/>
            <w:sz w:val="18"/>
            <w:szCs w:val="18"/>
            <w:rPrChange w:id="786" w:author="Ham, Yunee" w:date="2020-03-14T22:21:00Z">
              <w:rPr>
                <w:sz w:val="18"/>
                <w:szCs w:val="18"/>
              </w:rPr>
            </w:rPrChange>
          </w:rPr>
          <w:tab/>
        </w:r>
        <w:r w:rsidR="00FC2CB1" w:rsidRPr="0086227D">
          <w:rPr>
            <w:b/>
            <w:bCs/>
            <w:sz w:val="18"/>
            <w:szCs w:val="18"/>
            <w:rPrChange w:id="787" w:author="Ham, Yunee" w:date="2020-03-14T22:21:00Z">
              <w:rPr>
                <w:sz w:val="18"/>
                <w:szCs w:val="18"/>
              </w:rPr>
            </w:rPrChange>
          </w:rPr>
          <w:tab/>
        </w:r>
      </w:ins>
      <w:ins w:id="788" w:author="Ham, Yunee" w:date="2020-03-14T20:28:00Z">
        <w:r w:rsidRPr="0086227D">
          <w:rPr>
            <w:b/>
            <w:sz w:val="18"/>
            <w:szCs w:val="18"/>
            <w:rPrChange w:id="789" w:author="Ham, Yunee" w:date="2020-03-14T22:30:00Z">
              <w:rPr>
                <w:sz w:val="18"/>
                <w:szCs w:val="18"/>
              </w:rPr>
            </w:rPrChange>
          </w:rPr>
          <w:t xml:space="preserve">Accuracy Rate (Train vs Test) - Airline Model </w:t>
        </w:r>
      </w:ins>
      <w:ins w:id="790" w:author="Ham, Yunee" w:date="2020-03-14T23:17:00Z">
        <w:r w:rsidR="003E1666">
          <w:rPr>
            <w:b/>
            <w:bCs/>
            <w:sz w:val="18"/>
            <w:szCs w:val="18"/>
          </w:rPr>
          <w:t>1</w:t>
        </w:r>
      </w:ins>
    </w:p>
    <w:p w14:paraId="1818DBFE" w14:textId="77777777" w:rsidR="00B620BA" w:rsidRPr="00C63CE1" w:rsidRDefault="00B620BA" w:rsidP="00B620BA">
      <w:pPr>
        <w:ind w:firstLine="720"/>
        <w:jc w:val="both"/>
        <w:rPr>
          <w:ins w:id="791" w:author="Ham, Yunee" w:date="2020-03-14T20:28:00Z"/>
          <w:sz w:val="12"/>
          <w:szCs w:val="12"/>
        </w:rPr>
      </w:pPr>
    </w:p>
    <w:p w14:paraId="32742241" w14:textId="2C001B8A" w:rsidR="00B620BA" w:rsidRDefault="00B620BA" w:rsidP="00B620BA">
      <w:pPr>
        <w:ind w:firstLine="720"/>
        <w:jc w:val="both"/>
        <w:rPr>
          <w:ins w:id="792" w:author="Ham, Yunee" w:date="2020-03-14T20:28:00Z"/>
          <w:sz w:val="24"/>
          <w:szCs w:val="24"/>
        </w:rPr>
      </w:pPr>
      <w:ins w:id="793" w:author="Ham, Yunee" w:date="2020-03-14T20:28:00Z">
        <w:r>
          <w:rPr>
            <w:sz w:val="24"/>
            <w:szCs w:val="24"/>
          </w:rPr>
          <w:t xml:space="preserve">For the Arline Model 2, we have grouped the major Korean airlines together, Korean Airline (KE) and Asiana Airline (OZ), versus the rest of airlines. </w:t>
        </w:r>
      </w:ins>
      <w:ins w:id="794" w:author="Ham, Yunee" w:date="2020-03-14T21:41:00Z">
        <w:r w:rsidR="003E7C0D">
          <w:rPr>
            <w:sz w:val="24"/>
            <w:szCs w:val="24"/>
          </w:rPr>
          <w:t>As</w:t>
        </w:r>
      </w:ins>
      <w:ins w:id="795" w:author="Ham, Yunee" w:date="2020-03-14T20:28:00Z">
        <w:r>
          <w:rPr>
            <w:sz w:val="24"/>
            <w:szCs w:val="24"/>
          </w:rPr>
          <w:t xml:space="preserve"> we go down the node</w:t>
        </w:r>
      </w:ins>
      <w:ins w:id="796" w:author="Ham, Yunee" w:date="2020-03-14T21:41:00Z">
        <w:r w:rsidR="003E7C0D">
          <w:rPr>
            <w:sz w:val="24"/>
            <w:szCs w:val="24"/>
          </w:rPr>
          <w:t>s</w:t>
        </w:r>
      </w:ins>
      <w:ins w:id="797" w:author="Ham, Yunee" w:date="2020-03-14T20:28:00Z">
        <w:r>
          <w:rPr>
            <w:sz w:val="24"/>
            <w:szCs w:val="24"/>
          </w:rPr>
          <w:t xml:space="preserve"> to the </w:t>
        </w:r>
      </w:ins>
      <w:ins w:id="798" w:author="Ham, Yunee" w:date="2020-03-14T21:38:00Z">
        <w:r w:rsidR="00590E26">
          <w:rPr>
            <w:sz w:val="24"/>
            <w:szCs w:val="24"/>
          </w:rPr>
          <w:t xml:space="preserve">left side of our tree, we can see that the </w:t>
        </w:r>
      </w:ins>
      <w:ins w:id="799" w:author="Ham, Yunee" w:date="2020-03-14T21:41:00Z">
        <w:r w:rsidR="003E7C0D">
          <w:rPr>
            <w:sz w:val="24"/>
            <w:szCs w:val="24"/>
          </w:rPr>
          <w:t>airfare</w:t>
        </w:r>
      </w:ins>
      <w:ins w:id="800" w:author="Ham, Yunee" w:date="2020-03-14T20:28:00Z">
        <w:r>
          <w:rPr>
            <w:sz w:val="24"/>
            <w:szCs w:val="24"/>
          </w:rPr>
          <w:t xml:space="preserve"> and </w:t>
        </w:r>
      </w:ins>
      <w:ins w:id="801" w:author="Ham, Yunee" w:date="2020-03-14T21:38:00Z">
        <w:r w:rsidR="00590E26">
          <w:rPr>
            <w:sz w:val="24"/>
            <w:szCs w:val="24"/>
          </w:rPr>
          <w:t>airport ch</w:t>
        </w:r>
      </w:ins>
      <w:ins w:id="802" w:author="Ham, Yunee" w:date="2020-03-14T21:39:00Z">
        <w:r w:rsidR="00590E26">
          <w:rPr>
            <w:sz w:val="24"/>
            <w:szCs w:val="24"/>
          </w:rPr>
          <w:t>oice (INC) is an important decision factor</w:t>
        </w:r>
      </w:ins>
      <w:ins w:id="803" w:author="Ham, Yunee" w:date="2020-03-14T20:28:00Z">
        <w:r>
          <w:rPr>
            <w:sz w:val="24"/>
            <w:szCs w:val="24"/>
          </w:rPr>
          <w:t xml:space="preserve"> for choosing the Korean </w:t>
        </w:r>
      </w:ins>
      <w:ins w:id="804" w:author="Ham, Yunee" w:date="2020-03-14T21:39:00Z">
        <w:r w:rsidR="00590E26">
          <w:rPr>
            <w:sz w:val="24"/>
            <w:szCs w:val="24"/>
          </w:rPr>
          <w:t xml:space="preserve">and Asiana </w:t>
        </w:r>
      </w:ins>
      <w:ins w:id="805" w:author="Ham, Yunee" w:date="2020-03-14T20:28:00Z">
        <w:r>
          <w:rPr>
            <w:sz w:val="24"/>
            <w:szCs w:val="24"/>
          </w:rPr>
          <w:t xml:space="preserve">Airlines. </w:t>
        </w:r>
      </w:ins>
      <w:ins w:id="806" w:author="Ham, Yunee" w:date="2020-03-14T21:39:00Z">
        <w:r w:rsidR="00624FD9">
          <w:rPr>
            <w:sz w:val="24"/>
            <w:szCs w:val="24"/>
          </w:rPr>
          <w:t xml:space="preserve">Notable variables for the </w:t>
        </w:r>
      </w:ins>
      <w:ins w:id="807" w:author="Ham, Yunee" w:date="2020-03-14T21:40:00Z">
        <w:r w:rsidR="005961A7">
          <w:rPr>
            <w:sz w:val="24"/>
            <w:szCs w:val="24"/>
          </w:rPr>
          <w:t xml:space="preserve">major </w:t>
        </w:r>
      </w:ins>
      <w:ins w:id="808" w:author="Ham, Yunee" w:date="2020-03-14T21:41:00Z">
        <w:r w:rsidR="003E7C0D">
          <w:rPr>
            <w:sz w:val="24"/>
            <w:szCs w:val="24"/>
          </w:rPr>
          <w:t>Korean</w:t>
        </w:r>
      </w:ins>
      <w:ins w:id="809" w:author="Ham, Yunee" w:date="2020-03-14T21:40:00Z">
        <w:r w:rsidR="005961A7">
          <w:rPr>
            <w:sz w:val="24"/>
            <w:szCs w:val="24"/>
          </w:rPr>
          <w:t xml:space="preserve"> airlines are destination, occupation and the trip duration. </w:t>
        </w:r>
      </w:ins>
      <w:ins w:id="810" w:author="Ham, Yunee" w:date="2020-03-14T21:43:00Z">
        <w:r w:rsidR="00AC2D23">
          <w:rPr>
            <w:sz w:val="24"/>
            <w:szCs w:val="24"/>
          </w:rPr>
          <w:t xml:space="preserve">As the major Korean airlines have the main hub at the Incheon Airport, </w:t>
        </w:r>
        <w:r w:rsidR="00620DCE">
          <w:rPr>
            <w:sz w:val="24"/>
            <w:szCs w:val="24"/>
          </w:rPr>
          <w:t xml:space="preserve">we can see </w:t>
        </w:r>
        <w:r w:rsidR="00B64F47">
          <w:rPr>
            <w:sz w:val="24"/>
            <w:szCs w:val="24"/>
          </w:rPr>
          <w:t>why the nodes have been broken dow</w:t>
        </w:r>
      </w:ins>
      <w:ins w:id="811" w:author="Ham, Yunee" w:date="2020-03-14T21:44:00Z">
        <w:r w:rsidR="00B64F47">
          <w:rPr>
            <w:sz w:val="24"/>
            <w:szCs w:val="24"/>
          </w:rPr>
          <w:t xml:space="preserve">n this way. </w:t>
        </w:r>
      </w:ins>
      <w:ins w:id="812" w:author="Ki Min Lee" w:date="2020-03-14T21:16:00Z">
        <w:del w:id="813" w:author="Ham, Yunee" w:date="2020-03-14T21:39:00Z">
          <w:r w:rsidR="00FE1EAD" w:rsidDel="00624FD9">
            <w:rPr>
              <w:sz w:val="24"/>
              <w:szCs w:val="24"/>
            </w:rPr>
            <w:delText>GINI</w:delText>
          </w:r>
        </w:del>
      </w:ins>
      <w:ins w:id="814" w:author="Ki Min Lee" w:date="2020-03-14T21:17:00Z">
        <w:del w:id="815" w:author="Ham, Yunee" w:date="2020-03-14T21:39:00Z">
          <w:r w:rsidR="00344809" w:rsidDel="00624FD9">
            <w:rPr>
              <w:sz w:val="24"/>
              <w:szCs w:val="24"/>
            </w:rPr>
            <w:delText>Airline’s</w:delText>
          </w:r>
        </w:del>
      </w:ins>
    </w:p>
    <w:p w14:paraId="40C9DD60" w14:textId="120AFE6E" w:rsidR="00B620BA" w:rsidRPr="00553746" w:rsidRDefault="00B620BA" w:rsidP="00553746">
      <w:pPr>
        <w:ind w:firstLine="720"/>
        <w:jc w:val="both"/>
        <w:rPr>
          <w:ins w:id="816" w:author="Ham, Yunee" w:date="2020-03-14T20:28:00Z"/>
          <w:sz w:val="24"/>
          <w:szCs w:val="24"/>
          <w:rPrChange w:id="817" w:author="Ham, Yunee" w:date="2020-03-14T22:38:00Z">
            <w:rPr>
              <w:ins w:id="818" w:author="Ham, Yunee" w:date="2020-03-14T20:28:00Z"/>
            </w:rPr>
          </w:rPrChange>
        </w:rPr>
        <w:pPrChange w:id="819" w:author="Ham, Yunee" w:date="2020-03-14T22:38:00Z">
          <w:pPr/>
        </w:pPrChange>
      </w:pPr>
      <w:ins w:id="820" w:author="Ham, Yunee" w:date="2020-03-14T20:28:00Z">
        <w:r>
          <w:rPr>
            <w:sz w:val="24"/>
            <w:szCs w:val="24"/>
          </w:rPr>
          <w:t xml:space="preserve">In addition, we have also looked at the AUC for test and training data to determine the optimal size of our </w:t>
        </w:r>
        <w:r w:rsidRPr="00F93B52">
          <w:rPr>
            <w:i/>
            <w:iCs/>
            <w:sz w:val="24"/>
            <w:szCs w:val="24"/>
            <w:rPrChange w:id="821" w:author="Ki Min Lee" w:date="2020-03-14T21:18:00Z">
              <w:rPr>
                <w:sz w:val="24"/>
                <w:szCs w:val="24"/>
              </w:rPr>
            </w:rPrChange>
          </w:rPr>
          <w:t>max</w:t>
        </w:r>
      </w:ins>
      <w:ins w:id="822" w:author="Ki Min Lee" w:date="2020-03-14T21:18:00Z">
        <w:r w:rsidR="00F93B52" w:rsidRPr="00F93B52">
          <w:rPr>
            <w:i/>
            <w:iCs/>
            <w:sz w:val="24"/>
            <w:szCs w:val="24"/>
            <w:rPrChange w:id="823" w:author="Ki Min Lee" w:date="2020-03-14T21:18:00Z">
              <w:rPr>
                <w:sz w:val="24"/>
                <w:szCs w:val="24"/>
              </w:rPr>
            </w:rPrChange>
          </w:rPr>
          <w:t xml:space="preserve"> </w:t>
        </w:r>
      </w:ins>
      <w:ins w:id="824" w:author="Ham, Yunee" w:date="2020-03-14T20:28:00Z">
        <w:del w:id="825" w:author="Ki Min Lee" w:date="2020-03-14T21:18:00Z">
          <w:r w:rsidRPr="00F93B52" w:rsidDel="00F93B52">
            <w:rPr>
              <w:i/>
              <w:iCs/>
              <w:sz w:val="24"/>
              <w:szCs w:val="24"/>
              <w:rPrChange w:id="826" w:author="Ki Min Lee" w:date="2020-03-14T21:18:00Z">
                <w:rPr>
                  <w:sz w:val="24"/>
                  <w:szCs w:val="24"/>
                </w:rPr>
              </w:rPrChange>
            </w:rPr>
            <w:delText>_</w:delText>
          </w:r>
        </w:del>
        <w:r w:rsidRPr="00F93B52">
          <w:rPr>
            <w:i/>
            <w:iCs/>
            <w:sz w:val="24"/>
            <w:szCs w:val="24"/>
            <w:rPrChange w:id="827" w:author="Ki Min Lee" w:date="2020-03-14T21:18:00Z">
              <w:rPr>
                <w:sz w:val="24"/>
                <w:szCs w:val="24"/>
              </w:rPr>
            </w:rPrChange>
          </w:rPr>
          <w:t>depth</w:t>
        </w:r>
        <w:r>
          <w:rPr>
            <w:sz w:val="24"/>
            <w:szCs w:val="24"/>
          </w:rPr>
          <w:t xml:space="preserve"> for pruning our tree model. When comparing the AUC and accuracy rate table, we can see a similar pattern where the test data increases along with the train data but starts to decrease at </w:t>
        </w:r>
        <w:proofErr w:type="spellStart"/>
        <w:r w:rsidRPr="00106D8C">
          <w:rPr>
            <w:i/>
            <w:iCs/>
            <w:sz w:val="24"/>
            <w:szCs w:val="24"/>
            <w:rPrChange w:id="828" w:author="Ki Min Lee" w:date="2020-03-14T21:18:00Z">
              <w:rPr>
                <w:sz w:val="24"/>
                <w:szCs w:val="24"/>
              </w:rPr>
            </w:rPrChange>
          </w:rPr>
          <w:t>max_depth</w:t>
        </w:r>
        <w:proofErr w:type="spellEnd"/>
        <w:r>
          <w:rPr>
            <w:sz w:val="24"/>
            <w:szCs w:val="24"/>
          </w:rPr>
          <w:t xml:space="preserve"> = 8. Therefore, we have set our </w:t>
        </w:r>
        <w:proofErr w:type="spellStart"/>
        <w:r>
          <w:rPr>
            <w:i/>
            <w:sz w:val="24"/>
            <w:szCs w:val="24"/>
          </w:rPr>
          <w:t>max_depth</w:t>
        </w:r>
        <w:proofErr w:type="spellEnd"/>
        <w:r>
          <w:rPr>
            <w:i/>
            <w:sz w:val="24"/>
            <w:szCs w:val="24"/>
          </w:rPr>
          <w:t xml:space="preserve"> </w:t>
        </w:r>
        <w:r>
          <w:rPr>
            <w:sz w:val="24"/>
            <w:szCs w:val="24"/>
          </w:rPr>
          <w:t xml:space="preserve">to 8, and kept the minimum sample sizes as 30. </w:t>
        </w:r>
      </w:ins>
    </w:p>
    <w:tbl>
      <w:tblPr>
        <w:tblStyle w:val="TableGrid"/>
        <w:tblpPr w:leftFromText="180" w:rightFromText="180" w:vertAnchor="text" w:horzAnchor="margin" w:tblpXSpec="center" w:tblpY="59"/>
        <w:tblW w:w="3932" w:type="dxa"/>
        <w:tblLook w:val="04A0" w:firstRow="1" w:lastRow="0" w:firstColumn="1" w:lastColumn="0" w:noHBand="0" w:noVBand="1"/>
        <w:tblPrChange w:id="829" w:author="Ham, Yunee" w:date="2020-03-14T22:30:00Z">
          <w:tblPr>
            <w:tblStyle w:val="TableGrid"/>
            <w:tblpPr w:leftFromText="180" w:rightFromText="180" w:vertAnchor="text" w:horzAnchor="margin" w:tblpXSpec="center" w:tblpY="59"/>
            <w:tblW w:w="3884" w:type="dxa"/>
            <w:tblLook w:val="04A0" w:firstRow="1" w:lastRow="0" w:firstColumn="1" w:lastColumn="0" w:noHBand="0" w:noVBand="1"/>
          </w:tblPr>
        </w:tblPrChange>
      </w:tblPr>
      <w:tblGrid>
        <w:gridCol w:w="2181"/>
        <w:gridCol w:w="1751"/>
        <w:tblGridChange w:id="830">
          <w:tblGrid>
            <w:gridCol w:w="2155"/>
            <w:gridCol w:w="1729"/>
          </w:tblGrid>
        </w:tblGridChange>
      </w:tblGrid>
      <w:tr w:rsidR="00B620BA" w:rsidRPr="00602EDC" w14:paraId="49BC0238" w14:textId="77777777" w:rsidTr="00207733">
        <w:trPr>
          <w:trHeight w:val="249"/>
          <w:ins w:id="831" w:author="Ham, Yunee" w:date="2020-03-14T20:28:00Z"/>
          <w:trPrChange w:id="832" w:author="Ham, Yunee" w:date="2020-03-14T22:30:00Z">
            <w:trPr>
              <w:trHeight w:val="256"/>
            </w:trPr>
          </w:trPrChange>
        </w:trPr>
        <w:tc>
          <w:tcPr>
            <w:tcW w:w="3932" w:type="dxa"/>
            <w:gridSpan w:val="2"/>
            <w:shd w:val="clear" w:color="auto" w:fill="000000" w:themeFill="text1"/>
            <w:tcPrChange w:id="833" w:author="Ham, Yunee" w:date="2020-03-14T22:30:00Z">
              <w:tcPr>
                <w:tcW w:w="3884" w:type="dxa"/>
                <w:gridSpan w:val="2"/>
                <w:shd w:val="clear" w:color="auto" w:fill="000000" w:themeFill="text1"/>
              </w:tcPr>
            </w:tcPrChange>
          </w:tcPr>
          <w:p w14:paraId="1B3E8D36" w14:textId="77777777" w:rsidR="00B620BA" w:rsidRPr="00602EDC" w:rsidRDefault="00B620BA" w:rsidP="005D7FB1">
            <w:pPr>
              <w:jc w:val="both"/>
              <w:rPr>
                <w:ins w:id="834" w:author="Ham, Yunee" w:date="2020-03-14T20:28:00Z"/>
                <w:rFonts w:ascii="Times" w:hAnsi="Times"/>
                <w:bCs/>
                <w:sz w:val="20"/>
                <w:szCs w:val="20"/>
              </w:rPr>
            </w:pPr>
            <w:ins w:id="835" w:author="Ham, Yunee" w:date="2020-03-14T20:28:00Z">
              <w:r>
                <w:rPr>
                  <w:rFonts w:ascii="Times" w:hAnsi="Times"/>
                  <w:bCs/>
                  <w:sz w:val="20"/>
                  <w:szCs w:val="20"/>
                </w:rPr>
                <w:t xml:space="preserve">Confusion Matrix – Airline choice Model (Major Korean Airlines vs Other Airlines) </w:t>
              </w:r>
            </w:ins>
          </w:p>
        </w:tc>
      </w:tr>
      <w:tr w:rsidR="00B620BA" w:rsidRPr="00602EDC" w14:paraId="57603B00" w14:textId="77777777" w:rsidTr="00207733">
        <w:trPr>
          <w:trHeight w:val="249"/>
          <w:ins w:id="836" w:author="Ham, Yunee" w:date="2020-03-14T20:28:00Z"/>
          <w:trPrChange w:id="837" w:author="Ham, Yunee" w:date="2020-03-14T22:30:00Z">
            <w:trPr>
              <w:trHeight w:val="256"/>
            </w:trPr>
          </w:trPrChange>
        </w:trPr>
        <w:tc>
          <w:tcPr>
            <w:tcW w:w="2181" w:type="dxa"/>
            <w:tcPrChange w:id="838" w:author="Ham, Yunee" w:date="2020-03-14T22:30:00Z">
              <w:tcPr>
                <w:tcW w:w="2155" w:type="dxa"/>
              </w:tcPr>
            </w:tcPrChange>
          </w:tcPr>
          <w:p w14:paraId="4CAE01A0" w14:textId="77777777" w:rsidR="00B620BA" w:rsidRPr="00602EDC" w:rsidRDefault="00B620BA" w:rsidP="005D7FB1">
            <w:pPr>
              <w:jc w:val="both"/>
              <w:rPr>
                <w:ins w:id="839" w:author="Ham, Yunee" w:date="2020-03-14T20:28:00Z"/>
                <w:rFonts w:ascii="Times" w:hAnsi="Times"/>
                <w:bCs/>
                <w:sz w:val="20"/>
                <w:szCs w:val="20"/>
              </w:rPr>
            </w:pPr>
            <w:ins w:id="840" w:author="Ham, Yunee" w:date="2020-03-14T20:28:00Z">
              <w:r>
                <w:t xml:space="preserve">Accuracy Rate </w:t>
              </w:r>
            </w:ins>
          </w:p>
        </w:tc>
        <w:tc>
          <w:tcPr>
            <w:tcW w:w="1750" w:type="dxa"/>
            <w:tcPrChange w:id="841" w:author="Ham, Yunee" w:date="2020-03-14T22:30:00Z">
              <w:tcPr>
                <w:tcW w:w="1729" w:type="dxa"/>
              </w:tcPr>
            </w:tcPrChange>
          </w:tcPr>
          <w:p w14:paraId="4A812473" w14:textId="77777777" w:rsidR="00B620BA" w:rsidRPr="00602EDC" w:rsidRDefault="00B620BA" w:rsidP="005D7FB1">
            <w:pPr>
              <w:jc w:val="both"/>
              <w:rPr>
                <w:ins w:id="842" w:author="Ham, Yunee" w:date="2020-03-14T20:28:00Z"/>
                <w:rFonts w:ascii="Times" w:hAnsi="Times"/>
                <w:bCs/>
                <w:sz w:val="20"/>
                <w:szCs w:val="20"/>
              </w:rPr>
            </w:pPr>
            <w:ins w:id="843" w:author="Ham, Yunee" w:date="2020-03-14T20:28:00Z">
              <w:r>
                <w:t>67.40 %</w:t>
              </w:r>
            </w:ins>
          </w:p>
        </w:tc>
      </w:tr>
      <w:tr w:rsidR="00B620BA" w:rsidRPr="00602EDC" w14:paraId="5DF42ABA" w14:textId="77777777" w:rsidTr="00207733">
        <w:trPr>
          <w:trHeight w:val="249"/>
          <w:ins w:id="844" w:author="Ham, Yunee" w:date="2020-03-14T20:28:00Z"/>
          <w:trPrChange w:id="845" w:author="Ham, Yunee" w:date="2020-03-14T22:30:00Z">
            <w:trPr>
              <w:trHeight w:val="256"/>
            </w:trPr>
          </w:trPrChange>
        </w:trPr>
        <w:tc>
          <w:tcPr>
            <w:tcW w:w="2181" w:type="dxa"/>
            <w:tcPrChange w:id="846" w:author="Ham, Yunee" w:date="2020-03-14T22:30:00Z">
              <w:tcPr>
                <w:tcW w:w="2155" w:type="dxa"/>
              </w:tcPr>
            </w:tcPrChange>
          </w:tcPr>
          <w:p w14:paraId="21C44612" w14:textId="77777777" w:rsidR="00B620BA" w:rsidRPr="00602EDC" w:rsidRDefault="00B620BA" w:rsidP="005D7FB1">
            <w:pPr>
              <w:jc w:val="both"/>
              <w:rPr>
                <w:ins w:id="847" w:author="Ham, Yunee" w:date="2020-03-14T20:28:00Z"/>
                <w:rFonts w:ascii="Times" w:hAnsi="Times"/>
                <w:bCs/>
                <w:sz w:val="20"/>
                <w:szCs w:val="20"/>
              </w:rPr>
            </w:pPr>
            <w:ins w:id="848" w:author="Ham, Yunee" w:date="2020-03-14T20:28:00Z">
              <w:r>
                <w:t xml:space="preserve">Recall Rate </w:t>
              </w:r>
            </w:ins>
          </w:p>
        </w:tc>
        <w:tc>
          <w:tcPr>
            <w:tcW w:w="1750" w:type="dxa"/>
            <w:tcPrChange w:id="849" w:author="Ham, Yunee" w:date="2020-03-14T22:30:00Z">
              <w:tcPr>
                <w:tcW w:w="1729" w:type="dxa"/>
              </w:tcPr>
            </w:tcPrChange>
          </w:tcPr>
          <w:p w14:paraId="01C0D691" w14:textId="77777777" w:rsidR="00B620BA" w:rsidRPr="00602EDC" w:rsidRDefault="00B620BA" w:rsidP="005D7FB1">
            <w:pPr>
              <w:jc w:val="both"/>
              <w:rPr>
                <w:ins w:id="850" w:author="Ham, Yunee" w:date="2020-03-14T20:28:00Z"/>
                <w:rFonts w:ascii="Times" w:hAnsi="Times"/>
                <w:bCs/>
                <w:sz w:val="20"/>
                <w:szCs w:val="20"/>
              </w:rPr>
            </w:pPr>
            <w:ins w:id="851" w:author="Ham, Yunee" w:date="2020-03-14T20:28:00Z">
              <w:r>
                <w:t xml:space="preserve">75.30% </w:t>
              </w:r>
            </w:ins>
          </w:p>
        </w:tc>
      </w:tr>
      <w:tr w:rsidR="00B620BA" w:rsidRPr="00602EDC" w14:paraId="6B5E14E1" w14:textId="77777777" w:rsidTr="00207733">
        <w:trPr>
          <w:trHeight w:val="249"/>
          <w:ins w:id="852" w:author="Ham, Yunee" w:date="2020-03-14T20:28:00Z"/>
          <w:trPrChange w:id="853" w:author="Ham, Yunee" w:date="2020-03-14T22:30:00Z">
            <w:trPr>
              <w:trHeight w:val="256"/>
            </w:trPr>
          </w:trPrChange>
        </w:trPr>
        <w:tc>
          <w:tcPr>
            <w:tcW w:w="2181" w:type="dxa"/>
            <w:tcPrChange w:id="854" w:author="Ham, Yunee" w:date="2020-03-14T22:30:00Z">
              <w:tcPr>
                <w:tcW w:w="2155" w:type="dxa"/>
              </w:tcPr>
            </w:tcPrChange>
          </w:tcPr>
          <w:p w14:paraId="7B18084C" w14:textId="77777777" w:rsidR="00B620BA" w:rsidRPr="00602EDC" w:rsidRDefault="00B620BA" w:rsidP="005D7FB1">
            <w:pPr>
              <w:jc w:val="both"/>
              <w:rPr>
                <w:ins w:id="855" w:author="Ham, Yunee" w:date="2020-03-14T20:28:00Z"/>
                <w:rFonts w:ascii="Times" w:hAnsi="Times"/>
                <w:bCs/>
                <w:sz w:val="20"/>
                <w:szCs w:val="20"/>
              </w:rPr>
            </w:pPr>
            <w:ins w:id="856" w:author="Ham, Yunee" w:date="2020-03-14T20:28:00Z">
              <w:r>
                <w:t xml:space="preserve">Precision Rate </w:t>
              </w:r>
            </w:ins>
          </w:p>
        </w:tc>
        <w:tc>
          <w:tcPr>
            <w:tcW w:w="1750" w:type="dxa"/>
            <w:tcPrChange w:id="857" w:author="Ham, Yunee" w:date="2020-03-14T22:30:00Z">
              <w:tcPr>
                <w:tcW w:w="1729" w:type="dxa"/>
              </w:tcPr>
            </w:tcPrChange>
          </w:tcPr>
          <w:p w14:paraId="64033D93" w14:textId="77777777" w:rsidR="00B620BA" w:rsidRPr="00602EDC" w:rsidRDefault="00B620BA" w:rsidP="005D7FB1">
            <w:pPr>
              <w:jc w:val="both"/>
              <w:rPr>
                <w:ins w:id="858" w:author="Ham, Yunee" w:date="2020-03-14T20:28:00Z"/>
                <w:rFonts w:ascii="Times" w:hAnsi="Times"/>
                <w:bCs/>
                <w:sz w:val="20"/>
                <w:szCs w:val="20"/>
              </w:rPr>
            </w:pPr>
            <w:ins w:id="859" w:author="Ham, Yunee" w:date="2020-03-14T20:28:00Z">
              <w:r>
                <w:t>86.40%</w:t>
              </w:r>
            </w:ins>
          </w:p>
        </w:tc>
      </w:tr>
      <w:tr w:rsidR="004A1B27" w:rsidRPr="00602EDC" w14:paraId="699C4CAE" w14:textId="77777777" w:rsidTr="00207733">
        <w:trPr>
          <w:trHeight w:val="249"/>
          <w:ins w:id="860" w:author="Ham, Yunee" w:date="2020-03-14T21:05:00Z"/>
          <w:trPrChange w:id="861" w:author="Ham, Yunee" w:date="2020-03-14T22:30:00Z">
            <w:trPr>
              <w:trHeight w:val="256"/>
            </w:trPr>
          </w:trPrChange>
        </w:trPr>
        <w:tc>
          <w:tcPr>
            <w:tcW w:w="2181" w:type="dxa"/>
            <w:tcPrChange w:id="862" w:author="Ham, Yunee" w:date="2020-03-14T22:30:00Z">
              <w:tcPr>
                <w:tcW w:w="2155" w:type="dxa"/>
              </w:tcPr>
            </w:tcPrChange>
          </w:tcPr>
          <w:p w14:paraId="0BD1202F" w14:textId="1B370C2B" w:rsidR="004A1B27" w:rsidRDefault="004A1B27" w:rsidP="007B1DE1">
            <w:pPr>
              <w:jc w:val="both"/>
              <w:rPr>
                <w:ins w:id="863" w:author="Ham, Yunee" w:date="2020-03-14T21:05:00Z"/>
              </w:rPr>
            </w:pPr>
            <w:ins w:id="864" w:author="Ham, Yunee" w:date="2020-03-14T21:05:00Z">
              <w:r>
                <w:t xml:space="preserve">Test Error Rate </w:t>
              </w:r>
            </w:ins>
          </w:p>
        </w:tc>
        <w:tc>
          <w:tcPr>
            <w:tcW w:w="1750" w:type="dxa"/>
            <w:tcPrChange w:id="865" w:author="Ham, Yunee" w:date="2020-03-14T22:30:00Z">
              <w:tcPr>
                <w:tcW w:w="1729" w:type="dxa"/>
              </w:tcPr>
            </w:tcPrChange>
          </w:tcPr>
          <w:p w14:paraId="70CC5315" w14:textId="5CEEFB40" w:rsidR="004A1B27" w:rsidRDefault="004A1B27" w:rsidP="007B1DE1">
            <w:pPr>
              <w:jc w:val="both"/>
              <w:rPr>
                <w:ins w:id="866" w:author="Ham, Yunee" w:date="2020-03-14T21:05:00Z"/>
              </w:rPr>
            </w:pPr>
            <w:ins w:id="867" w:author="Ham, Yunee" w:date="2020-03-14T21:06:00Z">
              <w:r>
                <w:t xml:space="preserve">32.60% </w:t>
              </w:r>
            </w:ins>
          </w:p>
        </w:tc>
      </w:tr>
    </w:tbl>
    <w:p w14:paraId="023113B7" w14:textId="77777777" w:rsidR="00B620BA" w:rsidRDefault="00B620BA" w:rsidP="00B620BA">
      <w:pPr>
        <w:rPr>
          <w:ins w:id="868" w:author="Ham, Yunee" w:date="2020-03-14T20:28:00Z"/>
        </w:rPr>
      </w:pPr>
    </w:p>
    <w:p w14:paraId="2FCE151E" w14:textId="77777777" w:rsidR="00B620BA" w:rsidRDefault="00B620BA" w:rsidP="00B620BA">
      <w:pPr>
        <w:rPr>
          <w:ins w:id="869" w:author="Ham, Yunee" w:date="2020-03-14T20:28:00Z"/>
        </w:rPr>
      </w:pPr>
    </w:p>
    <w:p w14:paraId="100CFE3D" w14:textId="77777777" w:rsidR="00B620BA" w:rsidRDefault="00B620BA" w:rsidP="00B620BA">
      <w:pPr>
        <w:rPr>
          <w:ins w:id="870" w:author="Ham, Yunee" w:date="2020-03-14T20:28:00Z"/>
        </w:rPr>
      </w:pPr>
    </w:p>
    <w:p w14:paraId="4523B700" w14:textId="77777777" w:rsidR="00D842BD" w:rsidRDefault="00D842BD" w:rsidP="00B620BA">
      <w:pPr>
        <w:rPr>
          <w:ins w:id="871" w:author="Ham, Yunee" w:date="2020-03-14T21:41:00Z"/>
        </w:rPr>
      </w:pPr>
    </w:p>
    <w:p w14:paraId="60774109" w14:textId="77777777" w:rsidR="00D842BD" w:rsidRDefault="00D842BD" w:rsidP="00B620BA">
      <w:pPr>
        <w:rPr>
          <w:ins w:id="872" w:author="Ham, Yunee" w:date="2020-03-14T21:41:00Z"/>
        </w:rPr>
      </w:pPr>
    </w:p>
    <w:p w14:paraId="3351E07C" w14:textId="77777777" w:rsidR="00D842BD" w:rsidRDefault="00D842BD" w:rsidP="00B620BA">
      <w:pPr>
        <w:rPr>
          <w:ins w:id="873" w:author="Ham, Yunee" w:date="2020-03-14T21:41:00Z"/>
        </w:rPr>
      </w:pPr>
    </w:p>
    <w:p w14:paraId="0F3983AA" w14:textId="77777777" w:rsidR="00B620BA" w:rsidRDefault="00B620BA">
      <w:pPr>
        <w:jc w:val="both"/>
        <w:rPr>
          <w:ins w:id="874" w:author="Ham, Yunee" w:date="2020-03-14T20:28:00Z"/>
          <w:b/>
          <w:sz w:val="24"/>
          <w:szCs w:val="24"/>
        </w:rPr>
      </w:pPr>
    </w:p>
    <w:p w14:paraId="4115C1CC" w14:textId="0CAEC366" w:rsidR="00A16B9C" w:rsidRPr="00A16B9C" w:rsidRDefault="00207733" w:rsidP="00AD3D59">
      <w:pPr>
        <w:rPr>
          <w:ins w:id="875" w:author="Ham, Yunee" w:date="2020-03-14T22:36:00Z"/>
          <w:b/>
          <w:bCs/>
          <w:sz w:val="20"/>
          <w:szCs w:val="20"/>
        </w:rPr>
      </w:pPr>
      <w:ins w:id="876" w:author="Ham, Yunee" w:date="2020-03-14T22:19:00Z">
        <w:r w:rsidRPr="00207733">
          <w:rPr>
            <w:b/>
            <w:bCs/>
            <w:sz w:val="20"/>
            <w:szCs w:val="20"/>
            <w:rPrChange w:id="877" w:author="Ham, Yunee" w:date="2020-03-14T22:19:00Z">
              <w:rPr>
                <w:sz w:val="20"/>
                <w:szCs w:val="20"/>
              </w:rPr>
            </w:rPrChange>
          </w:rPr>
          <w:t xml:space="preserve">Confusion Matrix for Decision Tree Results - Airline Choice Model </w:t>
        </w:r>
      </w:ins>
      <w:ins w:id="878" w:author="Ham, Yunee" w:date="2020-03-14T23:17:00Z">
        <w:r w:rsidR="003E1666">
          <w:rPr>
            <w:b/>
            <w:bCs/>
            <w:sz w:val="20"/>
            <w:szCs w:val="20"/>
          </w:rPr>
          <w:t>1</w:t>
        </w:r>
      </w:ins>
      <w:ins w:id="879" w:author="Ham, Yunee" w:date="2020-03-14T22:19:00Z">
        <w:r w:rsidRPr="00207733">
          <w:rPr>
            <w:b/>
            <w:bCs/>
            <w:sz w:val="20"/>
            <w:szCs w:val="20"/>
            <w:rPrChange w:id="880" w:author="Ham, Yunee" w:date="2020-03-14T22:19:00Z">
              <w:rPr>
                <w:sz w:val="20"/>
                <w:szCs w:val="20"/>
              </w:rPr>
            </w:rPrChange>
          </w:rPr>
          <w:t xml:space="preserve"> (KE &amp; OZ Airlines vs Others)</w:t>
        </w:r>
      </w:ins>
    </w:p>
    <w:p w14:paraId="4A762CBA" w14:textId="418759D7" w:rsidR="00553746" w:rsidRPr="00D309C7" w:rsidRDefault="00553746" w:rsidP="00630A3C">
      <w:pPr>
        <w:pStyle w:val="Heading2"/>
        <w:numPr>
          <w:ilvl w:val="0"/>
          <w:numId w:val="8"/>
        </w:numPr>
        <w:ind w:left="720"/>
        <w:rPr>
          <w:ins w:id="881" w:author="Ham, Yunee" w:date="2020-03-14T22:36:00Z"/>
          <w:b/>
          <w:sz w:val="28"/>
          <w:szCs w:val="28"/>
        </w:rPr>
        <w:pPrChange w:id="882" w:author="Ham, Yunee" w:date="2020-03-14T23:47:00Z">
          <w:pPr>
            <w:pStyle w:val="Heading2"/>
            <w:numPr>
              <w:numId w:val="8"/>
            </w:numPr>
            <w:ind w:left="1440" w:hanging="360"/>
          </w:pPr>
        </w:pPrChange>
      </w:pPr>
      <w:ins w:id="883" w:author="Ham, Yunee" w:date="2020-03-14T22:36:00Z">
        <w:r w:rsidRPr="00D309C7">
          <w:rPr>
            <w:b/>
            <w:sz w:val="28"/>
            <w:szCs w:val="28"/>
          </w:rPr>
          <w:t xml:space="preserve">Decision Tree Model - Airline Model </w:t>
        </w:r>
        <w:r>
          <w:rPr>
            <w:b/>
            <w:sz w:val="28"/>
            <w:szCs w:val="28"/>
          </w:rPr>
          <w:t>2</w:t>
        </w:r>
        <w:r w:rsidRPr="00D309C7">
          <w:rPr>
            <w:b/>
            <w:sz w:val="28"/>
            <w:szCs w:val="28"/>
          </w:rPr>
          <w:t xml:space="preserve"> (Korean LCC vs O</w:t>
        </w:r>
        <w:r w:rsidRPr="00D309C7">
          <w:rPr>
            <w:b/>
            <w:sz w:val="28"/>
            <w:szCs w:val="28"/>
          </w:rPr>
          <w:t>t</w:t>
        </w:r>
        <w:r w:rsidRPr="00D309C7">
          <w:rPr>
            <w:b/>
            <w:sz w:val="28"/>
            <w:szCs w:val="28"/>
          </w:rPr>
          <w:t>her Airlines)</w:t>
        </w:r>
      </w:ins>
    </w:p>
    <w:p w14:paraId="0FC19661" w14:textId="759330AE" w:rsidR="00553746" w:rsidRDefault="00553746" w:rsidP="0046679A">
      <w:pPr>
        <w:rPr>
          <w:ins w:id="884" w:author="Ham, Yunee" w:date="2020-03-14T22:37:00Z"/>
        </w:rPr>
      </w:pPr>
      <w:ins w:id="885" w:author="Ham, Yunee" w:date="2020-03-14T22:37:00Z">
        <w:r>
          <w:rPr>
            <w:noProof/>
          </w:rPr>
          <w:drawing>
            <wp:inline distT="0" distB="0" distL="0" distR="0" wp14:anchorId="254D3E35" wp14:editId="46825AF2">
              <wp:extent cx="3418118" cy="3155676"/>
              <wp:effectExtent l="0" t="0" r="0" b="6985"/>
              <wp:docPr id="14730197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35174" cy="3171422"/>
                      </a:xfrm>
                      <a:prstGeom prst="rect">
                        <a:avLst/>
                      </a:prstGeom>
                    </pic:spPr>
                  </pic:pic>
                </a:graphicData>
              </a:graphic>
            </wp:inline>
          </w:drawing>
        </w:r>
      </w:ins>
    </w:p>
    <w:p w14:paraId="10B2AEA7" w14:textId="77777777" w:rsidR="00553746" w:rsidRPr="00207733" w:rsidRDefault="00553746" w:rsidP="001C106B">
      <w:pPr>
        <w:jc w:val="both"/>
        <w:rPr>
          <w:ins w:id="886" w:author="Ham, Yunee" w:date="2020-03-14T22:36:00Z"/>
          <w:b/>
          <w:bCs/>
        </w:rPr>
        <w:pPrChange w:id="887" w:author="Ham, Yunee" w:date="2020-03-14T23:16:00Z">
          <w:pPr/>
        </w:pPrChange>
      </w:pPr>
      <w:ins w:id="888" w:author="Ham, Yunee" w:date="2020-03-14T22:36:00Z">
        <w:r w:rsidRPr="00D309C7">
          <w:rPr>
            <w:b/>
            <w:bCs/>
            <w:sz w:val="18"/>
            <w:szCs w:val="18"/>
          </w:rPr>
          <w:t xml:space="preserve">Decision Tree Results for the Airline Choice Model </w:t>
        </w:r>
        <w:r>
          <w:rPr>
            <w:b/>
            <w:bCs/>
            <w:sz w:val="18"/>
            <w:szCs w:val="18"/>
          </w:rPr>
          <w:t>1</w:t>
        </w:r>
        <w:r w:rsidRPr="00D309C7">
          <w:rPr>
            <w:b/>
            <w:bCs/>
            <w:sz w:val="18"/>
            <w:szCs w:val="18"/>
          </w:rPr>
          <w:t xml:space="preserve"> (</w:t>
        </w:r>
        <w:proofErr w:type="spellStart"/>
        <w:r w:rsidRPr="00D309C7">
          <w:rPr>
            <w:b/>
            <w:bCs/>
            <w:i/>
            <w:sz w:val="18"/>
            <w:szCs w:val="18"/>
          </w:rPr>
          <w:t>max_depth</w:t>
        </w:r>
        <w:proofErr w:type="spellEnd"/>
        <w:r w:rsidRPr="00D309C7">
          <w:rPr>
            <w:b/>
            <w:bCs/>
            <w:sz w:val="18"/>
            <w:szCs w:val="18"/>
          </w:rPr>
          <w:t xml:space="preserve"> = 6, </w:t>
        </w:r>
        <w:proofErr w:type="spellStart"/>
        <w:r w:rsidRPr="00D309C7">
          <w:rPr>
            <w:b/>
            <w:bCs/>
            <w:i/>
            <w:sz w:val="18"/>
            <w:szCs w:val="18"/>
          </w:rPr>
          <w:t>min_samples_split</w:t>
        </w:r>
        <w:proofErr w:type="spellEnd"/>
        <w:r w:rsidRPr="00D309C7">
          <w:rPr>
            <w:b/>
            <w:bCs/>
            <w:sz w:val="18"/>
            <w:szCs w:val="18"/>
          </w:rPr>
          <w:t xml:space="preserve"> = 20)</w:t>
        </w:r>
      </w:ins>
    </w:p>
    <w:p w14:paraId="31E304FA" w14:textId="77777777" w:rsidR="00553746" w:rsidRPr="00DD24BB" w:rsidRDefault="00553746" w:rsidP="00553746">
      <w:pPr>
        <w:pStyle w:val="Heading2"/>
        <w:spacing w:before="0" w:after="0"/>
        <w:jc w:val="center"/>
        <w:rPr>
          <w:ins w:id="889" w:author="Ham, Yunee" w:date="2020-03-14T22:36:00Z"/>
          <w:b/>
          <w:sz w:val="18"/>
          <w:szCs w:val="18"/>
        </w:rPr>
      </w:pPr>
      <w:ins w:id="890" w:author="Ham, Yunee" w:date="2020-03-14T22:36:00Z">
        <w:r w:rsidRPr="00DD24BB">
          <w:rPr>
            <w:b/>
            <w:noProof/>
            <w:sz w:val="18"/>
            <w:szCs w:val="18"/>
          </w:rPr>
          <w:drawing>
            <wp:inline distT="114300" distB="114300" distL="114300" distR="114300" wp14:anchorId="2DE2B5D9" wp14:editId="6D6716E7">
              <wp:extent cx="2364206" cy="1425475"/>
              <wp:effectExtent l="0" t="0" r="0" b="3810"/>
              <wp:docPr id="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2371735" cy="1430015"/>
                      </a:xfrm>
                      <a:prstGeom prst="rect">
                        <a:avLst/>
                      </a:prstGeom>
                      <a:ln/>
                    </pic:spPr>
                  </pic:pic>
                </a:graphicData>
              </a:graphic>
            </wp:inline>
          </w:drawing>
        </w:r>
        <w:r w:rsidRPr="00DD24BB">
          <w:rPr>
            <w:b/>
            <w:noProof/>
            <w:sz w:val="18"/>
            <w:szCs w:val="18"/>
          </w:rPr>
          <w:drawing>
            <wp:inline distT="114300" distB="114300" distL="114300" distR="114300" wp14:anchorId="26E68A4A" wp14:editId="755401C9">
              <wp:extent cx="2459990" cy="1424105"/>
              <wp:effectExtent l="0" t="0" r="0" b="5080"/>
              <wp:docPr id="3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2480856" cy="1436185"/>
                      </a:xfrm>
                      <a:prstGeom prst="rect">
                        <a:avLst/>
                      </a:prstGeom>
                      <a:ln/>
                    </pic:spPr>
                  </pic:pic>
                </a:graphicData>
              </a:graphic>
            </wp:inline>
          </w:drawing>
        </w:r>
      </w:ins>
    </w:p>
    <w:p w14:paraId="6D42A929" w14:textId="2CD3F413" w:rsidR="00553746" w:rsidRPr="00D309C7" w:rsidRDefault="00553746" w:rsidP="00553746">
      <w:pPr>
        <w:rPr>
          <w:ins w:id="891" w:author="Ham, Yunee" w:date="2020-03-14T22:36:00Z"/>
          <w:b/>
          <w:bCs/>
          <w:sz w:val="18"/>
          <w:szCs w:val="18"/>
        </w:rPr>
      </w:pPr>
      <w:ins w:id="892" w:author="Ham, Yunee" w:date="2020-03-14T22:36:00Z">
        <w:r w:rsidRPr="00D309C7">
          <w:rPr>
            <w:b/>
            <w:bCs/>
            <w:sz w:val="18"/>
            <w:szCs w:val="18"/>
          </w:rPr>
          <w:t xml:space="preserve">AUC Comparison (Train vs Test) – Arline model </w:t>
        </w:r>
      </w:ins>
      <w:ins w:id="893" w:author="Ham, Yunee" w:date="2020-03-14T23:17:00Z">
        <w:r w:rsidR="003E1666">
          <w:rPr>
            <w:b/>
            <w:bCs/>
            <w:sz w:val="18"/>
            <w:szCs w:val="18"/>
          </w:rPr>
          <w:t>2</w:t>
        </w:r>
      </w:ins>
      <w:ins w:id="894" w:author="Ham, Yunee" w:date="2020-03-14T22:36:00Z">
        <w:r w:rsidRPr="00D309C7">
          <w:rPr>
            <w:b/>
            <w:bCs/>
            <w:sz w:val="18"/>
            <w:szCs w:val="18"/>
          </w:rPr>
          <w:t xml:space="preserve">                             Accuracy Rate (Train vs Test) – Airline Model </w:t>
        </w:r>
      </w:ins>
      <w:ins w:id="895" w:author="Ham, Yunee" w:date="2020-03-14T23:17:00Z">
        <w:r w:rsidR="003E1666">
          <w:rPr>
            <w:b/>
            <w:bCs/>
            <w:sz w:val="18"/>
            <w:szCs w:val="18"/>
          </w:rPr>
          <w:t>2</w:t>
        </w:r>
      </w:ins>
    </w:p>
    <w:p w14:paraId="31606888" w14:textId="77777777" w:rsidR="00553746" w:rsidRPr="00D309C7" w:rsidRDefault="00553746" w:rsidP="00553746">
      <w:pPr>
        <w:jc w:val="both"/>
        <w:rPr>
          <w:ins w:id="896" w:author="Ham, Yunee" w:date="2020-03-14T22:36:00Z"/>
          <w:sz w:val="16"/>
          <w:szCs w:val="16"/>
        </w:rPr>
      </w:pPr>
    </w:p>
    <w:p w14:paraId="5A96ECC4" w14:textId="77777777" w:rsidR="00553746" w:rsidRDefault="00553746" w:rsidP="00553746">
      <w:pPr>
        <w:ind w:firstLine="720"/>
        <w:jc w:val="both"/>
        <w:rPr>
          <w:ins w:id="897" w:author="Ham, Yunee" w:date="2020-03-14T22:36:00Z"/>
          <w:sz w:val="24"/>
          <w:szCs w:val="24"/>
        </w:rPr>
      </w:pPr>
      <w:ins w:id="898" w:author="Ham, Yunee" w:date="2020-03-14T22:36:00Z">
        <w:r>
          <w:rPr>
            <w:sz w:val="24"/>
            <w:szCs w:val="24"/>
          </w:rPr>
          <w:t xml:space="preserve">For the Arline Model 1, we have grouped </w:t>
        </w:r>
        <w:proofErr w:type="spellStart"/>
        <w:r>
          <w:rPr>
            <w:sz w:val="24"/>
            <w:szCs w:val="24"/>
          </w:rPr>
          <w:t>Kroean</w:t>
        </w:r>
        <w:proofErr w:type="spellEnd"/>
        <w:r>
          <w:rPr>
            <w:sz w:val="24"/>
            <w:szCs w:val="24"/>
          </w:rPr>
          <w:t xml:space="preserve"> LCC Airline versus other airlines. Looking at the result, we can notice that </w:t>
        </w:r>
        <w:r>
          <w:rPr>
            <w:i/>
            <w:sz w:val="24"/>
            <w:szCs w:val="24"/>
          </w:rPr>
          <w:t xml:space="preserve">Destination, </w:t>
        </w:r>
        <w:proofErr w:type="spellStart"/>
        <w:r>
          <w:rPr>
            <w:i/>
            <w:sz w:val="24"/>
            <w:szCs w:val="24"/>
          </w:rPr>
          <w:t>TripDuration</w:t>
        </w:r>
        <w:proofErr w:type="spellEnd"/>
        <w:r>
          <w:rPr>
            <w:i/>
            <w:sz w:val="24"/>
            <w:szCs w:val="24"/>
          </w:rPr>
          <w:t xml:space="preserve">, </w:t>
        </w:r>
        <w:proofErr w:type="spellStart"/>
        <w:r>
          <w:rPr>
            <w:i/>
            <w:sz w:val="24"/>
            <w:szCs w:val="24"/>
          </w:rPr>
          <w:t>FlyingCompanion</w:t>
        </w:r>
        <w:proofErr w:type="spellEnd"/>
        <w:r>
          <w:rPr>
            <w:i/>
            <w:sz w:val="24"/>
            <w:szCs w:val="24"/>
          </w:rPr>
          <w:t xml:space="preserve"> and Airfare </w:t>
        </w:r>
        <w:r>
          <w:rPr>
            <w:sz w:val="24"/>
            <w:szCs w:val="24"/>
          </w:rPr>
          <w:t xml:space="preserve">are the important deciding factors for choosing the Korean LLC Airline as we move down to the right side of our depths towards our nodes with LCC classes. </w:t>
        </w:r>
      </w:ins>
    </w:p>
    <w:p w14:paraId="6B06005B" w14:textId="77777777" w:rsidR="00553746" w:rsidRDefault="00553746" w:rsidP="00553746">
      <w:pPr>
        <w:ind w:firstLine="720"/>
        <w:jc w:val="both"/>
        <w:rPr>
          <w:ins w:id="899" w:author="Ham, Yunee" w:date="2020-03-14T22:36:00Z"/>
          <w:sz w:val="24"/>
          <w:szCs w:val="24"/>
        </w:rPr>
      </w:pPr>
      <w:ins w:id="900" w:author="Ham, Yunee" w:date="2020-03-14T22:36:00Z">
        <w:r>
          <w:rPr>
            <w:sz w:val="24"/>
            <w:szCs w:val="24"/>
          </w:rPr>
          <w:t xml:space="preserve">For the second airline model, we also evaluated AUC and accuracy rates for test and training data to determine the optimal size of our </w:t>
        </w:r>
        <w:proofErr w:type="spellStart"/>
        <w:r w:rsidRPr="00D309C7">
          <w:rPr>
            <w:i/>
            <w:sz w:val="24"/>
            <w:szCs w:val="24"/>
          </w:rPr>
          <w:t>max_depth</w:t>
        </w:r>
        <w:proofErr w:type="spellEnd"/>
        <w:r>
          <w:rPr>
            <w:sz w:val="24"/>
            <w:szCs w:val="24"/>
          </w:rPr>
          <w:t xml:space="preserve"> for pruning our tree model. As a result, we saw a similar pattern where the test data increases along with the train data but starts to decrease around at </w:t>
        </w:r>
        <w:proofErr w:type="spellStart"/>
        <w:r w:rsidRPr="00D309C7">
          <w:rPr>
            <w:i/>
            <w:sz w:val="24"/>
            <w:szCs w:val="24"/>
          </w:rPr>
          <w:t>max_depth</w:t>
        </w:r>
        <w:proofErr w:type="spellEnd"/>
        <w:r>
          <w:rPr>
            <w:sz w:val="24"/>
            <w:szCs w:val="24"/>
          </w:rPr>
          <w:t xml:space="preserve"> = 6. Therefore, we have set our </w:t>
        </w:r>
        <w:proofErr w:type="spellStart"/>
        <w:r>
          <w:rPr>
            <w:i/>
            <w:sz w:val="24"/>
            <w:szCs w:val="24"/>
          </w:rPr>
          <w:t>max_depth</w:t>
        </w:r>
        <w:proofErr w:type="spellEnd"/>
        <w:r>
          <w:rPr>
            <w:i/>
            <w:sz w:val="24"/>
            <w:szCs w:val="24"/>
          </w:rPr>
          <w:t xml:space="preserve"> </w:t>
        </w:r>
        <w:r>
          <w:rPr>
            <w:sz w:val="24"/>
            <w:szCs w:val="24"/>
          </w:rPr>
          <w:t>to 6, and kept the minimum sample sizes as 20, our</w:t>
        </w:r>
        <w:r w:rsidDel="00770832">
          <w:rPr>
            <w:sz w:val="24"/>
            <w:szCs w:val="24"/>
          </w:rPr>
          <w:t xml:space="preserve"> </w:t>
        </w:r>
        <w:r>
          <w:rPr>
            <w:sz w:val="24"/>
            <w:szCs w:val="24"/>
          </w:rPr>
          <w:t xml:space="preserve">confusion matrix showed high increase in the recall rate (tripled) and increased accuracy rate with decreased test error rate. Increasing the depth of our tree will result in overfitting in our data. </w:t>
        </w:r>
      </w:ins>
    </w:p>
    <w:p w14:paraId="60488523" w14:textId="77777777" w:rsidR="00553746" w:rsidRDefault="00553746" w:rsidP="00553746">
      <w:pPr>
        <w:jc w:val="both"/>
        <w:rPr>
          <w:ins w:id="901" w:author="Ham, Yunee" w:date="2020-03-14T22:36:00Z"/>
          <w:sz w:val="20"/>
          <w:szCs w:val="20"/>
        </w:rPr>
      </w:pPr>
    </w:p>
    <w:tbl>
      <w:tblPr>
        <w:tblStyle w:val="TableGrid"/>
        <w:tblpPr w:leftFromText="180" w:rightFromText="180" w:vertAnchor="text" w:horzAnchor="margin" w:tblpXSpec="center" w:tblpY="59"/>
        <w:tblW w:w="3738" w:type="dxa"/>
        <w:tblLook w:val="04A0" w:firstRow="1" w:lastRow="0" w:firstColumn="1" w:lastColumn="0" w:noHBand="0" w:noVBand="1"/>
      </w:tblPr>
      <w:tblGrid>
        <w:gridCol w:w="2073"/>
        <w:gridCol w:w="1665"/>
      </w:tblGrid>
      <w:tr w:rsidR="00553746" w:rsidRPr="00602EDC" w14:paraId="02D2CB4F" w14:textId="77777777" w:rsidTr="00FB6E30">
        <w:trPr>
          <w:trHeight w:val="229"/>
          <w:ins w:id="902" w:author="Ham, Yunee" w:date="2020-03-14T22:36:00Z"/>
        </w:trPr>
        <w:tc>
          <w:tcPr>
            <w:tcW w:w="3738" w:type="dxa"/>
            <w:gridSpan w:val="2"/>
            <w:shd w:val="clear" w:color="auto" w:fill="000000" w:themeFill="text1"/>
          </w:tcPr>
          <w:p w14:paraId="59288713" w14:textId="77777777" w:rsidR="00553746" w:rsidRPr="00602EDC" w:rsidRDefault="00553746" w:rsidP="00FB6E30">
            <w:pPr>
              <w:jc w:val="both"/>
              <w:rPr>
                <w:ins w:id="903" w:author="Ham, Yunee" w:date="2020-03-14T22:36:00Z"/>
                <w:rFonts w:ascii="Times" w:hAnsi="Times"/>
                <w:bCs/>
                <w:sz w:val="20"/>
                <w:szCs w:val="20"/>
              </w:rPr>
            </w:pPr>
            <w:ins w:id="904" w:author="Ham, Yunee" w:date="2020-03-14T22:36:00Z">
              <w:r>
                <w:rPr>
                  <w:rFonts w:ascii="Times" w:hAnsi="Times"/>
                  <w:bCs/>
                  <w:sz w:val="20"/>
                  <w:szCs w:val="20"/>
                </w:rPr>
                <w:t xml:space="preserve">Confusion Matrix – Airline choice Model (Major Korean Airlines vs Other Airlines) </w:t>
              </w:r>
            </w:ins>
          </w:p>
        </w:tc>
      </w:tr>
      <w:tr w:rsidR="00553746" w:rsidRPr="00602EDC" w14:paraId="29162C17" w14:textId="77777777" w:rsidTr="00FB6E30">
        <w:trPr>
          <w:trHeight w:val="229"/>
          <w:ins w:id="905" w:author="Ham, Yunee" w:date="2020-03-14T22:36:00Z"/>
        </w:trPr>
        <w:tc>
          <w:tcPr>
            <w:tcW w:w="2073" w:type="dxa"/>
          </w:tcPr>
          <w:p w14:paraId="6BCE3C49" w14:textId="77777777" w:rsidR="00553746" w:rsidRPr="00602EDC" w:rsidRDefault="00553746" w:rsidP="00FB6E30">
            <w:pPr>
              <w:jc w:val="both"/>
              <w:rPr>
                <w:ins w:id="906" w:author="Ham, Yunee" w:date="2020-03-14T22:36:00Z"/>
                <w:rFonts w:ascii="Times" w:hAnsi="Times"/>
                <w:bCs/>
                <w:sz w:val="20"/>
                <w:szCs w:val="20"/>
              </w:rPr>
            </w:pPr>
            <w:ins w:id="907" w:author="Ham, Yunee" w:date="2020-03-14T22:36:00Z">
              <w:r>
                <w:t xml:space="preserve">Accuracy Rate </w:t>
              </w:r>
            </w:ins>
          </w:p>
        </w:tc>
        <w:tc>
          <w:tcPr>
            <w:tcW w:w="1664" w:type="dxa"/>
          </w:tcPr>
          <w:p w14:paraId="61EBAB44" w14:textId="77777777" w:rsidR="00553746" w:rsidRPr="00602EDC" w:rsidRDefault="00553746" w:rsidP="00FB6E30">
            <w:pPr>
              <w:jc w:val="both"/>
              <w:rPr>
                <w:ins w:id="908" w:author="Ham, Yunee" w:date="2020-03-14T22:36:00Z"/>
                <w:rFonts w:ascii="Times" w:hAnsi="Times"/>
                <w:bCs/>
                <w:sz w:val="20"/>
                <w:szCs w:val="20"/>
              </w:rPr>
            </w:pPr>
            <w:ins w:id="909" w:author="Ham, Yunee" w:date="2020-03-14T22:36:00Z">
              <w:r>
                <w:t>83.30 %</w:t>
              </w:r>
            </w:ins>
          </w:p>
        </w:tc>
      </w:tr>
      <w:tr w:rsidR="00553746" w:rsidRPr="00602EDC" w14:paraId="25C44A36" w14:textId="77777777" w:rsidTr="00FB6E30">
        <w:trPr>
          <w:trHeight w:val="229"/>
          <w:ins w:id="910" w:author="Ham, Yunee" w:date="2020-03-14T22:36:00Z"/>
        </w:trPr>
        <w:tc>
          <w:tcPr>
            <w:tcW w:w="2073" w:type="dxa"/>
          </w:tcPr>
          <w:p w14:paraId="52A646C5" w14:textId="77777777" w:rsidR="00553746" w:rsidRPr="00602EDC" w:rsidRDefault="00553746" w:rsidP="00FB6E30">
            <w:pPr>
              <w:jc w:val="both"/>
              <w:rPr>
                <w:ins w:id="911" w:author="Ham, Yunee" w:date="2020-03-14T22:36:00Z"/>
                <w:rFonts w:ascii="Times" w:hAnsi="Times"/>
                <w:bCs/>
                <w:sz w:val="20"/>
                <w:szCs w:val="20"/>
              </w:rPr>
            </w:pPr>
            <w:ins w:id="912" w:author="Ham, Yunee" w:date="2020-03-14T22:36:00Z">
              <w:r>
                <w:t xml:space="preserve">Recall Rate </w:t>
              </w:r>
            </w:ins>
          </w:p>
        </w:tc>
        <w:tc>
          <w:tcPr>
            <w:tcW w:w="1664" w:type="dxa"/>
          </w:tcPr>
          <w:p w14:paraId="4FF5DA4B" w14:textId="77777777" w:rsidR="00553746" w:rsidRPr="00602EDC" w:rsidRDefault="00553746" w:rsidP="00FB6E30">
            <w:pPr>
              <w:jc w:val="both"/>
              <w:rPr>
                <w:ins w:id="913" w:author="Ham, Yunee" w:date="2020-03-14T22:36:00Z"/>
                <w:rFonts w:ascii="Times" w:hAnsi="Times"/>
                <w:bCs/>
                <w:sz w:val="20"/>
                <w:szCs w:val="20"/>
              </w:rPr>
            </w:pPr>
            <w:ins w:id="914" w:author="Ham, Yunee" w:date="2020-03-14T22:36:00Z">
              <w:r>
                <w:t>76.20%</w:t>
              </w:r>
            </w:ins>
          </w:p>
        </w:tc>
      </w:tr>
      <w:tr w:rsidR="00553746" w:rsidRPr="00602EDC" w14:paraId="62B68C12" w14:textId="77777777" w:rsidTr="00FB6E30">
        <w:trPr>
          <w:trHeight w:val="229"/>
          <w:ins w:id="915" w:author="Ham, Yunee" w:date="2020-03-14T22:36:00Z"/>
        </w:trPr>
        <w:tc>
          <w:tcPr>
            <w:tcW w:w="2073" w:type="dxa"/>
          </w:tcPr>
          <w:p w14:paraId="765FC0B9" w14:textId="77777777" w:rsidR="00553746" w:rsidRPr="00602EDC" w:rsidRDefault="00553746" w:rsidP="00FB6E30">
            <w:pPr>
              <w:jc w:val="both"/>
              <w:rPr>
                <w:ins w:id="916" w:author="Ham, Yunee" w:date="2020-03-14T22:36:00Z"/>
                <w:rFonts w:ascii="Times" w:hAnsi="Times"/>
                <w:bCs/>
                <w:sz w:val="20"/>
                <w:szCs w:val="20"/>
              </w:rPr>
            </w:pPr>
            <w:ins w:id="917" w:author="Ham, Yunee" w:date="2020-03-14T22:36:00Z">
              <w:r>
                <w:t xml:space="preserve">Precision Rate </w:t>
              </w:r>
            </w:ins>
          </w:p>
        </w:tc>
        <w:tc>
          <w:tcPr>
            <w:tcW w:w="1664" w:type="dxa"/>
          </w:tcPr>
          <w:p w14:paraId="52716182" w14:textId="77777777" w:rsidR="00553746" w:rsidRPr="00602EDC" w:rsidRDefault="00553746" w:rsidP="00FB6E30">
            <w:pPr>
              <w:jc w:val="both"/>
              <w:rPr>
                <w:ins w:id="918" w:author="Ham, Yunee" w:date="2020-03-14T22:36:00Z"/>
                <w:rFonts w:ascii="Times" w:hAnsi="Times"/>
                <w:bCs/>
                <w:sz w:val="20"/>
                <w:szCs w:val="20"/>
              </w:rPr>
            </w:pPr>
            <w:ins w:id="919" w:author="Ham, Yunee" w:date="2020-03-14T22:36:00Z">
              <w:r>
                <w:t>47.10%</w:t>
              </w:r>
            </w:ins>
          </w:p>
        </w:tc>
      </w:tr>
      <w:tr w:rsidR="00553746" w:rsidRPr="00602EDC" w14:paraId="0E054DB7" w14:textId="77777777" w:rsidTr="00FB6E30">
        <w:trPr>
          <w:trHeight w:val="229"/>
          <w:ins w:id="920" w:author="Ham, Yunee" w:date="2020-03-14T22:36:00Z"/>
        </w:trPr>
        <w:tc>
          <w:tcPr>
            <w:tcW w:w="2073" w:type="dxa"/>
          </w:tcPr>
          <w:p w14:paraId="10287232" w14:textId="77777777" w:rsidR="00553746" w:rsidRDefault="00553746" w:rsidP="00FB6E30">
            <w:pPr>
              <w:jc w:val="both"/>
              <w:rPr>
                <w:ins w:id="921" w:author="Ham, Yunee" w:date="2020-03-14T22:36:00Z"/>
              </w:rPr>
            </w:pPr>
            <w:ins w:id="922" w:author="Ham, Yunee" w:date="2020-03-14T22:36:00Z">
              <w:r>
                <w:t xml:space="preserve">Test Error Rate </w:t>
              </w:r>
            </w:ins>
          </w:p>
        </w:tc>
        <w:tc>
          <w:tcPr>
            <w:tcW w:w="1664" w:type="dxa"/>
          </w:tcPr>
          <w:p w14:paraId="7AB1B1F7" w14:textId="77777777" w:rsidR="00553746" w:rsidRDefault="00553746" w:rsidP="00FB6E30">
            <w:pPr>
              <w:jc w:val="both"/>
              <w:rPr>
                <w:ins w:id="923" w:author="Ham, Yunee" w:date="2020-03-14T22:36:00Z"/>
              </w:rPr>
            </w:pPr>
            <w:ins w:id="924" w:author="Ham, Yunee" w:date="2020-03-14T22:36:00Z">
              <w:r>
                <w:t>16.70%</w:t>
              </w:r>
            </w:ins>
          </w:p>
        </w:tc>
      </w:tr>
    </w:tbl>
    <w:p w14:paraId="7C83180E" w14:textId="77777777" w:rsidR="00553746" w:rsidRDefault="00553746" w:rsidP="00553746">
      <w:pPr>
        <w:rPr>
          <w:ins w:id="925" w:author="Ham, Yunee" w:date="2020-03-14T22:36:00Z"/>
        </w:rPr>
      </w:pPr>
    </w:p>
    <w:p w14:paraId="4C3EC23A" w14:textId="77777777" w:rsidR="00553746" w:rsidRDefault="00553746" w:rsidP="00553746">
      <w:pPr>
        <w:rPr>
          <w:ins w:id="926" w:author="Ham, Yunee" w:date="2020-03-14T22:36:00Z"/>
        </w:rPr>
      </w:pPr>
    </w:p>
    <w:p w14:paraId="1EAE0FB4" w14:textId="77777777" w:rsidR="00553746" w:rsidRDefault="00553746" w:rsidP="00553746">
      <w:pPr>
        <w:rPr>
          <w:ins w:id="927" w:author="Ham, Yunee" w:date="2020-03-14T22:36:00Z"/>
        </w:rPr>
      </w:pPr>
    </w:p>
    <w:p w14:paraId="169D1DB2" w14:textId="77777777" w:rsidR="00553746" w:rsidRDefault="00553746" w:rsidP="00553746">
      <w:pPr>
        <w:rPr>
          <w:ins w:id="928" w:author="Ham, Yunee" w:date="2020-03-14T22:36:00Z"/>
        </w:rPr>
      </w:pPr>
    </w:p>
    <w:p w14:paraId="2488FD13" w14:textId="77777777" w:rsidR="00553746" w:rsidRDefault="00553746" w:rsidP="00553746">
      <w:pPr>
        <w:jc w:val="both"/>
        <w:rPr>
          <w:ins w:id="929" w:author="Ham, Yunee" w:date="2020-03-14T22:36:00Z"/>
          <w:sz w:val="24"/>
          <w:szCs w:val="24"/>
        </w:rPr>
      </w:pPr>
    </w:p>
    <w:p w14:paraId="3661795A" w14:textId="77777777" w:rsidR="00553746" w:rsidRDefault="00553746" w:rsidP="00553746">
      <w:pPr>
        <w:jc w:val="both"/>
        <w:rPr>
          <w:ins w:id="930" w:author="Ham, Yunee" w:date="2020-03-14T22:36:00Z"/>
          <w:sz w:val="24"/>
          <w:szCs w:val="24"/>
        </w:rPr>
      </w:pPr>
    </w:p>
    <w:p w14:paraId="5479350E" w14:textId="77777777" w:rsidR="00553746" w:rsidRDefault="00553746" w:rsidP="00553746">
      <w:pPr>
        <w:jc w:val="both"/>
        <w:rPr>
          <w:ins w:id="931" w:author="Ham, Yunee" w:date="2020-03-14T22:36:00Z"/>
          <w:sz w:val="24"/>
          <w:szCs w:val="24"/>
        </w:rPr>
      </w:pPr>
    </w:p>
    <w:p w14:paraId="48F53F3D" w14:textId="7AA16DAE" w:rsidR="00553746" w:rsidRPr="00207733" w:rsidRDefault="00553746" w:rsidP="00553746">
      <w:pPr>
        <w:rPr>
          <w:ins w:id="932" w:author="Ham, Yunee" w:date="2020-03-14T22:36:00Z"/>
          <w:b/>
          <w:bCs/>
          <w:sz w:val="24"/>
          <w:szCs w:val="24"/>
        </w:rPr>
      </w:pPr>
      <w:ins w:id="933" w:author="Ham, Yunee" w:date="2020-03-14T22:36:00Z">
        <w:r w:rsidRPr="00D309C7">
          <w:rPr>
            <w:b/>
            <w:bCs/>
            <w:sz w:val="20"/>
            <w:szCs w:val="20"/>
          </w:rPr>
          <w:t xml:space="preserve">Confusion Matrix for Decision Tree Results – Airline Choice Model </w:t>
        </w:r>
      </w:ins>
      <w:ins w:id="934" w:author="Ham, Yunee" w:date="2020-03-14T23:17:00Z">
        <w:r w:rsidR="003E1666">
          <w:rPr>
            <w:b/>
            <w:bCs/>
            <w:sz w:val="20"/>
            <w:szCs w:val="20"/>
          </w:rPr>
          <w:t>2</w:t>
        </w:r>
      </w:ins>
      <w:ins w:id="935" w:author="Ham, Yunee" w:date="2020-03-14T22:36:00Z">
        <w:r w:rsidRPr="00D309C7">
          <w:rPr>
            <w:b/>
            <w:bCs/>
            <w:sz w:val="20"/>
            <w:szCs w:val="20"/>
          </w:rPr>
          <w:t xml:space="preserve"> (Korean LCC vs Others)</w:t>
        </w:r>
      </w:ins>
    </w:p>
    <w:p w14:paraId="2DAFC06F" w14:textId="77777777" w:rsidR="00553746" w:rsidRDefault="00553746" w:rsidP="00207733">
      <w:pPr>
        <w:rPr>
          <w:b/>
          <w:bCs/>
          <w:sz w:val="20"/>
          <w:szCs w:val="20"/>
        </w:rPr>
      </w:pPr>
    </w:p>
    <w:p w14:paraId="5B22A3DE" w14:textId="7AB89648" w:rsidR="00207733" w:rsidRPr="00207733" w:rsidRDefault="00E704B8" w:rsidP="00207733">
      <w:pPr>
        <w:rPr>
          <w:ins w:id="936" w:author="Ham, Yunee" w:date="2020-03-14T22:19:00Z"/>
          <w:b/>
          <w:bCs/>
          <w:rPrChange w:id="937" w:author="Ham, Yunee" w:date="2020-03-14T22:19:00Z">
            <w:rPr>
              <w:ins w:id="938" w:author="Ham, Yunee" w:date="2020-03-14T22:19:00Z"/>
            </w:rPr>
          </w:rPrChange>
        </w:rPr>
      </w:pPr>
      <w:ins w:id="939" w:author="Ham, Yunee" w:date="2020-03-14T22:26:00Z">
        <w:r>
          <w:rPr>
            <w:b/>
            <w:bCs/>
          </w:rPr>
          <w:pict w14:anchorId="166A4CEF">
            <v:rect id="_x0000_i1025" style="width:0;height:1.5pt" o:hralign="center" o:hrstd="t" o:hr="t" fillcolor="#a0a0a0" stroked="f"/>
          </w:pict>
        </w:r>
      </w:ins>
    </w:p>
    <w:p w14:paraId="52CC8A23" w14:textId="77777777" w:rsidR="00B620BA" w:rsidRPr="003F49DA" w:rsidRDefault="00B620BA">
      <w:pPr>
        <w:jc w:val="both"/>
        <w:rPr>
          <w:ins w:id="940" w:author="Nguyen, Anh" w:date="2020-03-14T20:09:00Z"/>
          <w:b/>
          <w:sz w:val="8"/>
          <w:szCs w:val="8"/>
          <w:rPrChange w:id="941" w:author="Ham, Yunee" w:date="2020-03-14T22:30:00Z">
            <w:rPr>
              <w:ins w:id="942" w:author="Nguyen, Anh" w:date="2020-03-14T20:09:00Z"/>
              <w:b/>
              <w:sz w:val="24"/>
              <w:szCs w:val="24"/>
            </w:rPr>
          </w:rPrChange>
        </w:rPr>
      </w:pPr>
    </w:p>
    <w:p w14:paraId="000002AD" w14:textId="036CCFF5" w:rsidR="00A95D10" w:rsidRPr="003F49DA" w:rsidRDefault="00C1514F" w:rsidP="00677566">
      <w:pPr>
        <w:pStyle w:val="ListParagraph"/>
        <w:numPr>
          <w:ilvl w:val="0"/>
          <w:numId w:val="8"/>
        </w:numPr>
        <w:ind w:left="720"/>
        <w:jc w:val="both"/>
        <w:rPr>
          <w:b/>
          <w:sz w:val="28"/>
          <w:szCs w:val="28"/>
          <w:rPrChange w:id="943" w:author="Ham, Yunee" w:date="2020-03-14T20:47:00Z">
            <w:rPr>
              <w:sz w:val="24"/>
              <w:szCs w:val="24"/>
            </w:rPr>
          </w:rPrChange>
        </w:rPr>
        <w:pPrChange w:id="944" w:author="Ham, Yunee" w:date="2020-03-14T23:48:00Z">
          <w:pPr>
            <w:jc w:val="both"/>
          </w:pPr>
        </w:pPrChange>
      </w:pPr>
      <w:del w:id="945" w:author="Ham, Yunee" w:date="2020-03-14T22:26:00Z">
        <w:r w:rsidRPr="003F49DA">
          <w:rPr>
            <w:b/>
            <w:sz w:val="28"/>
            <w:szCs w:val="28"/>
            <w:rPrChange w:id="946" w:author="Ham, Yunee" w:date="2020-03-14T22:30:00Z">
              <w:rPr>
                <w:b/>
                <w:sz w:val="24"/>
                <w:szCs w:val="24"/>
              </w:rPr>
            </w:rPrChange>
          </w:rPr>
          <w:delText>III</w:delText>
        </w:r>
      </w:del>
      <w:del w:id="947" w:author="Ham, Yunee" w:date="2020-03-14T22:20:00Z">
        <w:r w:rsidRPr="003F49DA">
          <w:rPr>
            <w:b/>
            <w:sz w:val="28"/>
            <w:szCs w:val="28"/>
            <w:rPrChange w:id="948" w:author="Ham, Yunee" w:date="2020-03-14T22:30:00Z">
              <w:rPr>
                <w:b/>
                <w:sz w:val="24"/>
                <w:szCs w:val="24"/>
              </w:rPr>
            </w:rPrChange>
          </w:rPr>
          <w:delText>c:</w:delText>
        </w:r>
      </w:del>
      <w:del w:id="949" w:author="Ham, Yunee" w:date="2020-03-14T22:26:00Z">
        <w:r w:rsidRPr="003F49DA">
          <w:rPr>
            <w:sz w:val="28"/>
            <w:szCs w:val="28"/>
            <w:rPrChange w:id="950" w:author="Ham, Yunee" w:date="2020-03-14T22:30:00Z">
              <w:rPr>
                <w:sz w:val="24"/>
                <w:szCs w:val="24"/>
              </w:rPr>
            </w:rPrChange>
          </w:rPr>
          <w:delText xml:space="preserve"> </w:delText>
        </w:r>
      </w:del>
      <w:r w:rsidRPr="003F49DA">
        <w:rPr>
          <w:b/>
          <w:sz w:val="28"/>
          <w:szCs w:val="28"/>
          <w:rPrChange w:id="951" w:author="Ham, Yunee" w:date="2020-03-14T20:47:00Z">
            <w:rPr>
              <w:sz w:val="24"/>
              <w:szCs w:val="24"/>
            </w:rPr>
          </w:rPrChange>
        </w:rPr>
        <w:t>Logistic Regression</w:t>
      </w:r>
      <w:del w:id="952" w:author="Ham, Yunee" w:date="2020-03-14T23:46:00Z">
        <w:r w:rsidRPr="003F49DA">
          <w:rPr>
            <w:b/>
            <w:sz w:val="28"/>
            <w:szCs w:val="28"/>
            <w:rPrChange w:id="953" w:author="Ham, Yunee" w:date="2020-03-14T20:47:00Z">
              <w:rPr>
                <w:sz w:val="24"/>
                <w:szCs w:val="24"/>
              </w:rPr>
            </w:rPrChange>
          </w:rPr>
          <w:delText>:</w:delText>
        </w:r>
      </w:del>
    </w:p>
    <w:p w14:paraId="000002AE" w14:textId="77777777" w:rsidR="00A95D10" w:rsidRDefault="00A95D10">
      <w:pPr>
        <w:jc w:val="both"/>
        <w:rPr>
          <w:sz w:val="24"/>
          <w:szCs w:val="24"/>
        </w:rPr>
      </w:pPr>
    </w:p>
    <w:p w14:paraId="000002AF" w14:textId="763FF77E" w:rsidR="00A95D10" w:rsidRDefault="00C1514F" w:rsidP="00A46D85">
      <w:pPr>
        <w:ind w:firstLine="360"/>
        <w:jc w:val="both"/>
        <w:rPr>
          <w:sz w:val="24"/>
          <w:szCs w:val="24"/>
        </w:rPr>
        <w:pPrChange w:id="954" w:author="Ki Min Lee" w:date="2020-03-14T22:55:00Z">
          <w:pPr>
            <w:jc w:val="both"/>
          </w:pPr>
        </w:pPrChange>
      </w:pPr>
      <w:r>
        <w:rPr>
          <w:sz w:val="24"/>
          <w:szCs w:val="24"/>
        </w:rPr>
        <w:t>Our response variable is set to be binary</w:t>
      </w:r>
      <w:ins w:id="955" w:author="Yunee Ham" w:date="2020-03-14T16:44:00Z">
        <w:r w:rsidR="00C52382">
          <w:rPr>
            <w:sz w:val="24"/>
            <w:szCs w:val="24"/>
          </w:rPr>
          <w:t xml:space="preserve"> for the airport choice, and</w:t>
        </w:r>
      </w:ins>
      <w:ins w:id="956" w:author="Zaheen, Sahira" w:date="2020-03-14T18:15:00Z">
        <w:r w:rsidR="0061187B">
          <w:rPr>
            <w:sz w:val="24"/>
            <w:szCs w:val="24"/>
          </w:rPr>
          <w:t xml:space="preserve"> </w:t>
        </w:r>
      </w:ins>
      <w:del w:id="957" w:author="Yunee Ham" w:date="2020-03-14T16:44:00Z">
        <w:r w:rsidR="008B52B3" w:rsidDel="00C52382">
          <w:rPr>
            <w:sz w:val="24"/>
            <w:szCs w:val="24"/>
          </w:rPr>
          <w:delText>;</w:delText>
        </w:r>
        <w:r w:rsidDel="00C52382">
          <w:rPr>
            <w:sz w:val="24"/>
            <w:szCs w:val="24"/>
          </w:rPr>
          <w:delText xml:space="preserve"> </w:delText>
        </w:r>
      </w:del>
      <w:r>
        <w:rPr>
          <w:sz w:val="24"/>
          <w:szCs w:val="24"/>
        </w:rPr>
        <w:t>the expected result is more appropriate to be a curve</w:t>
      </w:r>
      <w:ins w:id="958" w:author="Yunee Ham" w:date="2020-03-14T16:46:00Z">
        <w:r w:rsidR="00BB20AB">
          <w:rPr>
            <w:sz w:val="24"/>
            <w:szCs w:val="24"/>
          </w:rPr>
          <w:t>d line</w:t>
        </w:r>
      </w:ins>
      <w:r>
        <w:rPr>
          <w:sz w:val="24"/>
          <w:szCs w:val="24"/>
        </w:rPr>
        <w:t xml:space="preserve"> instead of </w:t>
      </w:r>
      <w:ins w:id="959" w:author="Yunee Ham" w:date="2020-03-14T16:46:00Z">
        <w:r w:rsidR="00BB20AB">
          <w:rPr>
            <w:sz w:val="24"/>
            <w:szCs w:val="24"/>
          </w:rPr>
          <w:t xml:space="preserve">a </w:t>
        </w:r>
      </w:ins>
      <w:r>
        <w:rPr>
          <w:sz w:val="24"/>
          <w:szCs w:val="24"/>
        </w:rPr>
        <w:t>straight regression line. Thus, we chose to apply logistic models for our study. We then use</w:t>
      </w:r>
      <w:r w:rsidR="00673D38">
        <w:rPr>
          <w:sz w:val="24"/>
          <w:szCs w:val="24"/>
        </w:rPr>
        <w:t>d</w:t>
      </w:r>
      <w:r>
        <w:rPr>
          <w:sz w:val="24"/>
          <w:szCs w:val="24"/>
        </w:rPr>
        <w:t xml:space="preserve"> AIC and BIC scores to compare between models. These scores help </w:t>
      </w:r>
      <w:ins w:id="960" w:author="Yunee Ham" w:date="2020-03-14T16:45:00Z">
        <w:r w:rsidR="008074E2">
          <w:rPr>
            <w:sz w:val="24"/>
            <w:szCs w:val="24"/>
          </w:rPr>
          <w:t xml:space="preserve">to </w:t>
        </w:r>
      </w:ins>
      <w:r>
        <w:rPr>
          <w:sz w:val="24"/>
          <w:szCs w:val="24"/>
        </w:rPr>
        <w:t xml:space="preserve">choose the best subsets </w:t>
      </w:r>
      <w:ins w:id="961" w:author="Yunee Ham" w:date="2020-03-14T16:45:00Z">
        <w:r w:rsidR="008074E2">
          <w:rPr>
            <w:sz w:val="24"/>
            <w:szCs w:val="24"/>
          </w:rPr>
          <w:t xml:space="preserve">in our </w:t>
        </w:r>
      </w:ins>
      <w:r>
        <w:rPr>
          <w:sz w:val="24"/>
          <w:szCs w:val="24"/>
        </w:rPr>
        <w:t xml:space="preserve">regression. AIC estimates a constant plus the relative distance between the unknown true likelihood function of the data and the fitted likelihood function of the model, so that a lower AIC means a model </w:t>
      </w:r>
      <w:r w:rsidR="00D01C97">
        <w:rPr>
          <w:sz w:val="24"/>
          <w:szCs w:val="24"/>
        </w:rPr>
        <w:t>is</w:t>
      </w:r>
      <w:r>
        <w:rPr>
          <w:sz w:val="24"/>
          <w:szCs w:val="24"/>
        </w:rPr>
        <w:t xml:space="preserve"> closer to the truth. BIC is an estimate of a function of the posterior probability of a model being true, under a certain Bayesian setup, so that a lower BIC </w:t>
      </w:r>
      <w:r w:rsidR="007D6860">
        <w:rPr>
          <w:sz w:val="24"/>
          <w:szCs w:val="24"/>
        </w:rPr>
        <w:t xml:space="preserve">also </w:t>
      </w:r>
      <w:r>
        <w:rPr>
          <w:sz w:val="24"/>
          <w:szCs w:val="24"/>
        </w:rPr>
        <w:t xml:space="preserve">means that a model </w:t>
      </w:r>
      <w:del w:id="962" w:author="Ki Min Lee" w:date="2020-03-14T21:20:00Z">
        <w:r w:rsidDel="008B2E8A">
          <w:rPr>
            <w:sz w:val="24"/>
            <w:szCs w:val="24"/>
          </w:rPr>
          <w:delText>is considered to be</w:delText>
        </w:r>
      </w:del>
      <w:ins w:id="963" w:author="Ki Min Lee" w:date="2020-03-14T21:20:00Z">
        <w:r w:rsidR="008B2E8A">
          <w:rPr>
            <w:sz w:val="24"/>
            <w:szCs w:val="24"/>
          </w:rPr>
          <w:t>is</w:t>
        </w:r>
      </w:ins>
      <w:r>
        <w:rPr>
          <w:sz w:val="24"/>
          <w:szCs w:val="24"/>
        </w:rPr>
        <w:t xml:space="preserve"> more likely to be the true model </w:t>
      </w:r>
      <w:commentRangeStart w:id="964"/>
      <w:r>
        <w:rPr>
          <w:sz w:val="24"/>
          <w:szCs w:val="24"/>
        </w:rPr>
        <w:t>(</w:t>
      </w:r>
      <w:proofErr w:type="spellStart"/>
      <w:r w:rsidRPr="001211EF">
        <w:rPr>
          <w:i/>
          <w:iCs/>
          <w:sz w:val="24"/>
          <w:szCs w:val="24"/>
          <w:rPrChange w:id="965" w:author="Ki Min Lee" w:date="2020-03-14T21:20:00Z">
            <w:rPr>
              <w:sz w:val="24"/>
              <w:szCs w:val="24"/>
            </w:rPr>
          </w:rPrChange>
        </w:rPr>
        <w:t>Dziak</w:t>
      </w:r>
      <w:proofErr w:type="spellEnd"/>
      <w:r>
        <w:rPr>
          <w:sz w:val="24"/>
          <w:szCs w:val="24"/>
        </w:rPr>
        <w:t xml:space="preserve">, </w:t>
      </w:r>
      <w:r w:rsidRPr="001211EF">
        <w:rPr>
          <w:i/>
          <w:iCs/>
          <w:sz w:val="24"/>
          <w:szCs w:val="24"/>
          <w:rPrChange w:id="966" w:author="Ki Min Lee" w:date="2020-03-14T21:20:00Z">
            <w:rPr>
              <w:sz w:val="24"/>
              <w:szCs w:val="24"/>
            </w:rPr>
          </w:rPrChange>
        </w:rPr>
        <w:t>2019</w:t>
      </w:r>
      <w:r>
        <w:rPr>
          <w:sz w:val="24"/>
          <w:szCs w:val="24"/>
        </w:rPr>
        <w:t>).</w:t>
      </w:r>
      <w:commentRangeEnd w:id="964"/>
      <w:r>
        <w:commentReference w:id="964"/>
      </w:r>
      <w:ins w:id="967" w:author="Nguyen, Anh" w:date="2020-03-14T23:48:00Z">
        <w:r w:rsidR="00CC4229">
          <w:rPr>
            <w:sz w:val="24"/>
            <w:szCs w:val="24"/>
          </w:rPr>
          <w:t xml:space="preserve"> We </w:t>
        </w:r>
        <w:del w:id="968" w:author="Ham, Yunee" w:date="2020-03-14T23:50:00Z">
          <w:r w:rsidR="00CC4229">
            <w:rPr>
              <w:sz w:val="24"/>
              <w:szCs w:val="24"/>
            </w:rPr>
            <w:delText>also</w:delText>
          </w:r>
        </w:del>
      </w:ins>
      <w:ins w:id="969" w:author="Ham, Yunee" w:date="2020-03-14T23:50:00Z">
        <w:r w:rsidR="00E86762">
          <w:rPr>
            <w:sz w:val="24"/>
            <w:szCs w:val="24"/>
          </w:rPr>
          <w:t>have also</w:t>
        </w:r>
      </w:ins>
      <w:ins w:id="970" w:author="Nguyen, Anh" w:date="2020-03-14T23:48:00Z">
        <w:r w:rsidR="00CC4229">
          <w:rPr>
            <w:sz w:val="24"/>
            <w:szCs w:val="24"/>
          </w:rPr>
          <w:t xml:space="preserve"> consider</w:t>
        </w:r>
      </w:ins>
      <w:ins w:id="971" w:author="Ham, Yunee" w:date="2020-03-14T23:50:00Z">
        <w:r w:rsidR="00E86762">
          <w:rPr>
            <w:sz w:val="24"/>
            <w:szCs w:val="24"/>
          </w:rPr>
          <w:t>ed</w:t>
        </w:r>
      </w:ins>
      <w:ins w:id="972" w:author="Nguyen, Anh" w:date="2020-03-14T23:48:00Z">
        <w:r w:rsidR="00CC4229">
          <w:rPr>
            <w:sz w:val="24"/>
            <w:szCs w:val="24"/>
          </w:rPr>
          <w:t xml:space="preserve"> </w:t>
        </w:r>
      </w:ins>
      <w:ins w:id="973" w:author="Ham, Yunee" w:date="2020-03-14T23:50:00Z">
        <w:r w:rsidR="00E86762">
          <w:rPr>
            <w:sz w:val="24"/>
            <w:szCs w:val="24"/>
          </w:rPr>
          <w:t xml:space="preserve">the </w:t>
        </w:r>
      </w:ins>
      <w:ins w:id="974" w:author="Ham, Yunee" w:date="2020-03-14T23:52:00Z">
        <w:r w:rsidR="00E8495E">
          <w:rPr>
            <w:sz w:val="24"/>
            <w:szCs w:val="24"/>
          </w:rPr>
          <w:t>adjusted</w:t>
        </w:r>
      </w:ins>
      <w:ins w:id="975" w:author="Ham, Yunee" w:date="2020-03-14T23:50:00Z">
        <w:r w:rsidR="00E86762">
          <w:rPr>
            <w:sz w:val="24"/>
            <w:szCs w:val="24"/>
          </w:rPr>
          <w:t xml:space="preserve"> </w:t>
        </w:r>
      </w:ins>
      <w:ins w:id="976" w:author="Ham, Yunee" w:date="2020-03-14T23:51:00Z">
        <w:r w:rsidR="00C6195D" w:rsidRPr="00C6195D">
          <w:rPr>
            <w:sz w:val="24"/>
            <w:szCs w:val="24"/>
          </w:rPr>
          <w:t>R</w:t>
        </w:r>
        <w:r w:rsidR="00C6195D" w:rsidRPr="00C6195D">
          <w:rPr>
            <w:sz w:val="24"/>
            <w:szCs w:val="24"/>
            <w:vertAlign w:val="superscript"/>
          </w:rPr>
          <w:t>2</w:t>
        </w:r>
        <w:r w:rsidR="00C6195D" w:rsidRPr="00C6195D" w:rsidDel="00C6195D">
          <w:rPr>
            <w:sz w:val="24"/>
            <w:szCs w:val="24"/>
          </w:rPr>
          <w:t xml:space="preserve"> </w:t>
        </w:r>
      </w:ins>
      <w:ins w:id="977" w:author="Ham, Yunee" w:date="2020-03-14T23:52:00Z">
        <w:r w:rsidR="0017303A">
          <w:rPr>
            <w:sz w:val="24"/>
            <w:szCs w:val="24"/>
          </w:rPr>
          <w:t xml:space="preserve">where it </w:t>
        </w:r>
      </w:ins>
      <w:ins w:id="978" w:author="Ham, Yunee" w:date="2020-03-14T23:53:00Z">
        <w:r w:rsidR="00A62C7E">
          <w:rPr>
            <w:sz w:val="24"/>
            <w:szCs w:val="24"/>
          </w:rPr>
          <w:t xml:space="preserve">pays a price for the inclusion </w:t>
        </w:r>
        <w:r w:rsidR="006678CC">
          <w:rPr>
            <w:sz w:val="24"/>
            <w:szCs w:val="24"/>
          </w:rPr>
          <w:t xml:space="preserve">of </w:t>
        </w:r>
      </w:ins>
      <w:ins w:id="979" w:author="Ham, Yunee" w:date="2020-03-14T23:54:00Z">
        <w:r w:rsidR="006678CC">
          <w:rPr>
            <w:sz w:val="24"/>
            <w:szCs w:val="24"/>
          </w:rPr>
          <w:t>unnecessary</w:t>
        </w:r>
      </w:ins>
      <w:ins w:id="980" w:author="Ham, Yunee" w:date="2020-03-14T23:53:00Z">
        <w:r w:rsidR="006678CC">
          <w:rPr>
            <w:sz w:val="24"/>
            <w:szCs w:val="24"/>
          </w:rPr>
          <w:t xml:space="preserve"> variables in the model. </w:t>
        </w:r>
      </w:ins>
      <w:ins w:id="981" w:author="Nguyen, Anh" w:date="2020-03-14T23:48:00Z">
        <w:del w:id="982" w:author="Ham, Yunee" w:date="2020-03-14T23:51:00Z">
          <w:r w:rsidR="00CC4229" w:rsidDel="00C6195D">
            <w:rPr>
              <w:sz w:val="24"/>
              <w:szCs w:val="24"/>
            </w:rPr>
            <w:delText xml:space="preserve">R-square </w:delText>
          </w:r>
        </w:del>
      </w:ins>
    </w:p>
    <w:p w14:paraId="000002B0" w14:textId="33E77BB3" w:rsidR="00A95D10" w:rsidRDefault="00A95D10">
      <w:pPr>
        <w:jc w:val="both"/>
        <w:rPr>
          <w:sz w:val="24"/>
          <w:szCs w:val="24"/>
        </w:rPr>
      </w:pPr>
    </w:p>
    <w:p w14:paraId="000002B1" w14:textId="2D42E10F" w:rsidR="00A95D10" w:rsidRDefault="00187B87">
      <w:pPr>
        <w:numPr>
          <w:ilvl w:val="0"/>
          <w:numId w:val="2"/>
        </w:numPr>
        <w:jc w:val="both"/>
        <w:rPr>
          <w:b/>
          <w:sz w:val="24"/>
          <w:szCs w:val="24"/>
        </w:rPr>
      </w:pPr>
      <w:ins w:id="983" w:author="Ham, Yunee" w:date="2020-03-14T20:30:00Z">
        <w:r>
          <w:rPr>
            <w:b/>
            <w:sz w:val="24"/>
            <w:szCs w:val="24"/>
          </w:rPr>
          <w:t xml:space="preserve">Logistic Regression - </w:t>
        </w:r>
      </w:ins>
      <w:r w:rsidR="00C1514F">
        <w:rPr>
          <w:b/>
          <w:sz w:val="24"/>
          <w:szCs w:val="24"/>
        </w:rPr>
        <w:t>Airport choice</w:t>
      </w:r>
      <w:ins w:id="984" w:author="Ham, Yunee" w:date="2020-03-14T20:30:00Z">
        <w:r w:rsidR="006105A6">
          <w:rPr>
            <w:b/>
            <w:sz w:val="24"/>
            <w:szCs w:val="24"/>
          </w:rPr>
          <w:t xml:space="preserve"> model</w:t>
        </w:r>
      </w:ins>
      <w:r w:rsidR="00C1514F">
        <w:rPr>
          <w:b/>
          <w:sz w:val="24"/>
          <w:szCs w:val="24"/>
        </w:rPr>
        <w:t xml:space="preserve">: </w:t>
      </w:r>
    </w:p>
    <w:p w14:paraId="000002B2" w14:textId="77777777" w:rsidR="00A95D10" w:rsidRPr="006678CC" w:rsidRDefault="00A95D10">
      <w:pPr>
        <w:jc w:val="both"/>
        <w:rPr>
          <w:sz w:val="12"/>
          <w:szCs w:val="12"/>
          <w:rPrChange w:id="985" w:author="Ham, Yunee" w:date="2020-03-14T23:55:00Z">
            <w:rPr>
              <w:sz w:val="24"/>
              <w:szCs w:val="24"/>
            </w:rPr>
          </w:rPrChange>
        </w:rPr>
      </w:pPr>
    </w:p>
    <w:p w14:paraId="000002B5" w14:textId="78B75A46" w:rsidR="00AC7C30" w:rsidRPr="00AC7C30" w:rsidRDefault="00C1514F" w:rsidP="00A46D85">
      <w:pPr>
        <w:ind w:firstLine="360"/>
        <w:jc w:val="both"/>
        <w:rPr>
          <w:sz w:val="24"/>
          <w:szCs w:val="24"/>
        </w:rPr>
        <w:pPrChange w:id="986" w:author="Ki Min Lee" w:date="2020-03-14T22:55:00Z">
          <w:pPr>
            <w:jc w:val="both"/>
          </w:pPr>
        </w:pPrChange>
      </w:pPr>
      <w:r>
        <w:rPr>
          <w:sz w:val="24"/>
          <w:szCs w:val="24"/>
        </w:rPr>
        <w:t xml:space="preserve">For describing the customer’s airport choice behavior between GMP (class 1) or ICN (class 0), we built two logistic models using </w:t>
      </w:r>
      <w:r w:rsidRPr="00683CB2">
        <w:rPr>
          <w:i/>
          <w:sz w:val="24"/>
          <w:szCs w:val="24"/>
        </w:rPr>
        <w:t xml:space="preserve">Nationality, Destination, Airline, </w:t>
      </w:r>
      <w:proofErr w:type="spellStart"/>
      <w:r w:rsidRPr="00683CB2">
        <w:rPr>
          <w:i/>
          <w:sz w:val="24"/>
          <w:szCs w:val="24"/>
        </w:rPr>
        <w:t>DepartureTime</w:t>
      </w:r>
      <w:proofErr w:type="spellEnd"/>
      <w:r w:rsidRPr="00683CB2">
        <w:rPr>
          <w:i/>
          <w:sz w:val="24"/>
          <w:szCs w:val="24"/>
        </w:rPr>
        <w:t>,</w:t>
      </w:r>
      <w:r w:rsidRPr="002F5581">
        <w:rPr>
          <w:i/>
          <w:iCs/>
          <w:sz w:val="24"/>
          <w:szCs w:val="24"/>
        </w:rPr>
        <w:t xml:space="preserve"> and </w:t>
      </w:r>
      <w:proofErr w:type="spellStart"/>
      <w:r w:rsidRPr="002F5581">
        <w:rPr>
          <w:i/>
          <w:iCs/>
          <w:sz w:val="24"/>
          <w:szCs w:val="24"/>
        </w:rPr>
        <w:t>AccessTime</w:t>
      </w:r>
      <w:proofErr w:type="spellEnd"/>
      <w:r>
        <w:rPr>
          <w:sz w:val="24"/>
          <w:szCs w:val="24"/>
        </w:rPr>
        <w:t xml:space="preserve"> (logit model </w:t>
      </w:r>
      <w:r>
        <w:rPr>
          <w:sz w:val="24"/>
          <w:szCs w:val="24"/>
        </w:rPr>
        <w:lastRenderedPageBreak/>
        <w:t xml:space="preserve">1) and </w:t>
      </w:r>
      <w:proofErr w:type="spellStart"/>
      <w:r w:rsidRPr="002F5581">
        <w:rPr>
          <w:i/>
          <w:iCs/>
          <w:sz w:val="24"/>
          <w:szCs w:val="24"/>
        </w:rPr>
        <w:t>NoTransportation</w:t>
      </w:r>
      <w:proofErr w:type="spellEnd"/>
      <w:r w:rsidRPr="002F5581">
        <w:rPr>
          <w:i/>
          <w:iCs/>
          <w:sz w:val="24"/>
          <w:szCs w:val="24"/>
        </w:rPr>
        <w:t xml:space="preserve"> </w:t>
      </w:r>
      <w:r>
        <w:rPr>
          <w:sz w:val="24"/>
          <w:szCs w:val="24"/>
        </w:rPr>
        <w:t xml:space="preserve">(logit model 2) as independent variables. </w:t>
      </w:r>
      <w:r w:rsidR="0006726C">
        <w:rPr>
          <w:noProof/>
        </w:rPr>
        <w:drawing>
          <wp:anchor distT="0" distB="0" distL="114300" distR="114300" simplePos="0" relativeHeight="251658240" behindDoc="0" locked="0" layoutInCell="1" allowOverlap="1" wp14:anchorId="1C7C4C8C" wp14:editId="3363B2C4">
            <wp:simplePos x="0" y="0"/>
            <wp:positionH relativeFrom="margin">
              <wp:posOffset>47625</wp:posOffset>
            </wp:positionH>
            <wp:positionV relativeFrom="paragraph">
              <wp:posOffset>34925</wp:posOffset>
            </wp:positionV>
            <wp:extent cx="2409825" cy="4572000"/>
            <wp:effectExtent l="19050" t="19050" r="28575" b="19050"/>
            <wp:wrapSquare wrapText="bothSides"/>
            <wp:docPr id="1429547" name="Picture 1429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409825" cy="4572000"/>
                    </a:xfrm>
                    <a:prstGeom prst="rect">
                      <a:avLst/>
                    </a:prstGeom>
                    <a:ln w="3175">
                      <a:solidFill>
                        <a:schemeClr val="tx1"/>
                      </a:solidFill>
                    </a:ln>
                  </pic:spPr>
                </pic:pic>
              </a:graphicData>
            </a:graphic>
          </wp:anchor>
        </w:drawing>
      </w:r>
      <w:r>
        <w:rPr>
          <w:sz w:val="24"/>
          <w:szCs w:val="24"/>
        </w:rPr>
        <w:t xml:space="preserve">We </w:t>
      </w:r>
      <w:r w:rsidR="00AB736E" w:rsidRPr="57DC5D2B">
        <w:rPr>
          <w:sz w:val="24"/>
          <w:szCs w:val="24"/>
        </w:rPr>
        <w:t>split</w:t>
      </w:r>
      <w:del w:id="987" w:author="Nguyen, Anh" w:date="2020-03-14T17:57:00Z">
        <w:r w:rsidR="002F5581">
          <w:rPr>
            <w:sz w:val="24"/>
            <w:szCs w:val="24"/>
          </w:rPr>
          <w:delText>ted</w:delText>
        </w:r>
      </w:del>
      <w:r>
        <w:rPr>
          <w:sz w:val="24"/>
          <w:szCs w:val="24"/>
        </w:rPr>
        <w:t xml:space="preserve"> our 457 observations into train and test data. We picked a set of 319 random observations</w:t>
      </w:r>
      <w:ins w:id="988" w:author="Yunee Ham" w:date="2020-03-14T16:47:00Z">
        <w:r w:rsidR="00F15EDC">
          <w:rPr>
            <w:sz w:val="24"/>
            <w:szCs w:val="24"/>
          </w:rPr>
          <w:t xml:space="preserve"> (70% of our </w:t>
        </w:r>
      </w:ins>
      <w:ins w:id="989" w:author="Yunee Ham" w:date="2020-03-14T16:53:00Z">
        <w:r w:rsidR="00E92742">
          <w:rPr>
            <w:sz w:val="24"/>
            <w:szCs w:val="24"/>
          </w:rPr>
          <w:t>trimmed data</w:t>
        </w:r>
      </w:ins>
      <w:ins w:id="990" w:author="Yunee Ham" w:date="2020-03-14T16:47:00Z">
        <w:r w:rsidR="00F15EDC">
          <w:rPr>
            <w:sz w:val="24"/>
            <w:szCs w:val="24"/>
          </w:rPr>
          <w:t>)</w:t>
        </w:r>
      </w:ins>
      <w:del w:id="991" w:author="Yunee Ham" w:date="2020-03-14T16:47:00Z">
        <w:r w:rsidDel="00F15EDC">
          <w:rPr>
            <w:sz w:val="24"/>
            <w:szCs w:val="24"/>
          </w:rPr>
          <w:delText xml:space="preserve"> </w:delText>
        </w:r>
      </w:del>
      <w:r>
        <w:rPr>
          <w:sz w:val="24"/>
          <w:szCs w:val="24"/>
        </w:rPr>
        <w:t>for the train data and used the rest for testing.</w:t>
      </w:r>
    </w:p>
    <w:p w14:paraId="000002B7" w14:textId="4A66696F" w:rsidR="00A95D10" w:rsidRDefault="003065F3" w:rsidP="002F5581">
      <w:pPr>
        <w:ind w:firstLine="720"/>
        <w:jc w:val="both"/>
        <w:rPr>
          <w:sz w:val="24"/>
          <w:szCs w:val="24"/>
        </w:rPr>
      </w:pPr>
      <w:ins w:id="992" w:author="Yunee Ham" w:date="2020-03-14T16:49:00Z">
        <w:r>
          <w:rPr>
            <w:sz w:val="24"/>
            <w:szCs w:val="24"/>
          </w:rPr>
          <w:t>Evaluating</w:t>
        </w:r>
      </w:ins>
      <w:ins w:id="993" w:author="Yunee Ham" w:date="2020-03-14T16:50:00Z">
        <w:r w:rsidR="00731C3B">
          <w:rPr>
            <w:sz w:val="24"/>
            <w:szCs w:val="24"/>
          </w:rPr>
          <w:t xml:space="preserve"> the</w:t>
        </w:r>
      </w:ins>
      <w:ins w:id="994" w:author="Yunee Ham" w:date="2020-03-14T16:49:00Z">
        <w:r>
          <w:rPr>
            <w:sz w:val="24"/>
            <w:szCs w:val="24"/>
          </w:rPr>
          <w:t xml:space="preserve"> air traveler’s airport </w:t>
        </w:r>
        <w:r w:rsidR="00731C3B">
          <w:rPr>
            <w:sz w:val="24"/>
            <w:szCs w:val="24"/>
          </w:rPr>
          <w:t>choice decision</w:t>
        </w:r>
      </w:ins>
      <w:ins w:id="995" w:author="Yunee Ham" w:date="2020-03-14T16:50:00Z">
        <w:r w:rsidR="00731C3B">
          <w:rPr>
            <w:sz w:val="24"/>
            <w:szCs w:val="24"/>
          </w:rPr>
          <w:t xml:space="preserve"> in our data</w:t>
        </w:r>
      </w:ins>
      <w:ins w:id="996" w:author="Yunee Ham" w:date="2020-03-14T16:49:00Z">
        <w:r w:rsidR="00731C3B">
          <w:rPr>
            <w:sz w:val="24"/>
            <w:szCs w:val="24"/>
          </w:rPr>
          <w:t xml:space="preserve"> involves </w:t>
        </w:r>
      </w:ins>
      <w:del w:id="997" w:author="Yunee Ham" w:date="2020-03-14T16:47:00Z">
        <w:r w:rsidR="00C1514F" w:rsidDel="005730D5">
          <w:rPr>
            <w:sz w:val="24"/>
            <w:szCs w:val="24"/>
          </w:rPr>
          <w:delText>While c</w:delText>
        </w:r>
      </w:del>
      <w:del w:id="998" w:author="Yunee Ham" w:date="2020-03-14T16:49:00Z">
        <w:r w:rsidR="00C1514F" w:rsidDel="00731C3B">
          <w:rPr>
            <w:sz w:val="24"/>
            <w:szCs w:val="24"/>
          </w:rPr>
          <w:delText xml:space="preserve">hoosing an airport </w:delText>
        </w:r>
      </w:del>
      <w:r w:rsidR="00C1514F">
        <w:rPr>
          <w:sz w:val="24"/>
          <w:szCs w:val="24"/>
        </w:rPr>
        <w:t>multiple factors</w:t>
      </w:r>
      <w:ins w:id="999" w:author="Yunee Ham" w:date="2020-03-14T16:50:00Z">
        <w:r w:rsidR="00731C3B">
          <w:rPr>
            <w:sz w:val="24"/>
            <w:szCs w:val="24"/>
          </w:rPr>
          <w:t xml:space="preserve">, </w:t>
        </w:r>
        <w:r w:rsidR="00B12572">
          <w:rPr>
            <w:sz w:val="24"/>
            <w:szCs w:val="24"/>
          </w:rPr>
          <w:t xml:space="preserve">and the </w:t>
        </w:r>
      </w:ins>
      <w:del w:id="1000" w:author="Yunee Ham" w:date="2020-03-14T16:50:00Z">
        <w:r w:rsidR="00C1514F" w:rsidDel="00731C3B">
          <w:rPr>
            <w:sz w:val="24"/>
            <w:szCs w:val="24"/>
          </w:rPr>
          <w:delText xml:space="preserve"> come into play. </w:delText>
        </w:r>
      </w:del>
      <w:del w:id="1001" w:author="Yunee Ham" w:date="2020-03-14T16:51:00Z">
        <w:r w:rsidR="00C1514F" w:rsidDel="00B240E3">
          <w:rPr>
            <w:sz w:val="24"/>
            <w:szCs w:val="24"/>
          </w:rPr>
          <w:delText xml:space="preserve">For different individuals the </w:delText>
        </w:r>
        <w:r w:rsidR="00C1514F" w:rsidDel="00251176">
          <w:rPr>
            <w:sz w:val="24"/>
            <w:szCs w:val="24"/>
          </w:rPr>
          <w:delText>scale</w:delText>
        </w:r>
      </w:del>
      <w:ins w:id="1002" w:author="Yunee Ham" w:date="2020-03-14T16:51:00Z">
        <w:r w:rsidR="008A4962">
          <w:rPr>
            <w:sz w:val="24"/>
            <w:szCs w:val="24"/>
          </w:rPr>
          <w:t xml:space="preserve"> </w:t>
        </w:r>
        <w:r w:rsidR="00251176">
          <w:rPr>
            <w:sz w:val="24"/>
            <w:szCs w:val="24"/>
          </w:rPr>
          <w:t>scale</w:t>
        </w:r>
      </w:ins>
      <w:r w:rsidR="00C1514F">
        <w:rPr>
          <w:sz w:val="24"/>
          <w:szCs w:val="24"/>
        </w:rPr>
        <w:t xml:space="preserve"> of these variables vary</w:t>
      </w:r>
      <w:ins w:id="1003" w:author="Yunee Ham" w:date="2020-03-14T16:51:00Z">
        <w:r w:rsidR="008A4962">
          <w:rPr>
            <w:sz w:val="24"/>
            <w:szCs w:val="24"/>
          </w:rPr>
          <w:t xml:space="preserve"> </w:t>
        </w:r>
      </w:ins>
      <w:ins w:id="1004" w:author="Yunee Ham" w:date="2020-03-14T16:52:00Z">
        <w:r w:rsidR="00E00C94">
          <w:rPr>
            <w:sz w:val="24"/>
            <w:szCs w:val="24"/>
          </w:rPr>
          <w:t>by the different groups in our data</w:t>
        </w:r>
      </w:ins>
      <w:r w:rsidR="00C1514F">
        <w:rPr>
          <w:sz w:val="24"/>
          <w:szCs w:val="24"/>
        </w:rPr>
        <w:t xml:space="preserve">. </w:t>
      </w:r>
      <w:del w:id="1005" w:author="Nguyen, Anh" w:date="2020-03-14T17:57:00Z">
        <w:r w:rsidR="00C1514F">
          <w:rPr>
            <w:sz w:val="24"/>
            <w:szCs w:val="24"/>
          </w:rPr>
          <w:delText>However</w:delText>
        </w:r>
      </w:del>
      <w:ins w:id="1006" w:author="Nguyen, Anh" w:date="2020-03-14T17:57:00Z">
        <w:r w:rsidR="00A1571D">
          <w:rPr>
            <w:sz w:val="24"/>
            <w:szCs w:val="24"/>
          </w:rPr>
          <w:t>However,</w:t>
        </w:r>
      </w:ins>
      <w:r w:rsidR="00C1514F">
        <w:rPr>
          <w:sz w:val="24"/>
          <w:szCs w:val="24"/>
        </w:rPr>
        <w:t xml:space="preserve"> given our data, some common factors which are affecting the decision most are as followed.</w:t>
      </w:r>
    </w:p>
    <w:p w14:paraId="000002B8" w14:textId="2946D187" w:rsidR="00A95D10" w:rsidRDefault="00A12FA9">
      <w:pPr>
        <w:ind w:firstLine="720"/>
        <w:jc w:val="both"/>
        <w:rPr>
          <w:sz w:val="24"/>
          <w:szCs w:val="24"/>
        </w:rPr>
        <w:pPrChange w:id="1007" w:author="Yunee Ham" w:date="2020-03-14T16:55:00Z">
          <w:pPr>
            <w:jc w:val="both"/>
          </w:pPr>
        </w:pPrChange>
      </w:pPr>
      <w:proofErr w:type="gramStart"/>
      <w:ins w:id="1008" w:author="Yunee Ham" w:date="2020-03-14T16:55:00Z">
        <w:r>
          <w:rPr>
            <w:sz w:val="24"/>
            <w:szCs w:val="24"/>
          </w:rPr>
          <w:t>First of all</w:t>
        </w:r>
      </w:ins>
      <w:proofErr w:type="gramEnd"/>
      <w:ins w:id="1009" w:author="Ki Min Lee" w:date="2020-03-14T21:21:00Z">
        <w:r w:rsidR="00E33B4C">
          <w:rPr>
            <w:sz w:val="24"/>
            <w:szCs w:val="24"/>
          </w:rPr>
          <w:t>,</w:t>
        </w:r>
      </w:ins>
      <w:ins w:id="1010" w:author="Yunee Ham" w:date="2020-03-14T16:55:00Z">
        <w:del w:id="1011" w:author="Ki Min Lee" w:date="2020-03-14T21:21:00Z">
          <w:r w:rsidDel="00E33B4C">
            <w:rPr>
              <w:sz w:val="24"/>
              <w:szCs w:val="24"/>
            </w:rPr>
            <w:delText>,</w:delText>
          </w:r>
        </w:del>
        <w:r>
          <w:rPr>
            <w:sz w:val="24"/>
            <w:szCs w:val="24"/>
          </w:rPr>
          <w:t xml:space="preserve"> e</w:t>
        </w:r>
      </w:ins>
      <w:del w:id="1012" w:author="Yunee Ham" w:date="2020-03-14T16:55:00Z">
        <w:r w:rsidR="00C1514F" w:rsidDel="00A12FA9">
          <w:rPr>
            <w:sz w:val="24"/>
            <w:szCs w:val="24"/>
          </w:rPr>
          <w:delText>E</w:delText>
        </w:r>
      </w:del>
      <w:r w:rsidR="00C1514F">
        <w:rPr>
          <w:sz w:val="24"/>
          <w:szCs w:val="24"/>
        </w:rPr>
        <w:t xml:space="preserve">xpats usually </w:t>
      </w:r>
      <w:del w:id="1013" w:author="Nguyen, Anh" w:date="2020-03-14T17:57:00Z">
        <w:r w:rsidR="00C1514F">
          <w:rPr>
            <w:sz w:val="24"/>
            <w:szCs w:val="24"/>
          </w:rPr>
          <w:delText>favour</w:delText>
        </w:r>
      </w:del>
      <w:ins w:id="1014" w:author="Nguyen, Anh" w:date="2020-03-14T17:57:00Z">
        <w:r w:rsidR="00A1571D">
          <w:rPr>
            <w:sz w:val="24"/>
            <w:szCs w:val="24"/>
          </w:rPr>
          <w:t>favor</w:t>
        </w:r>
      </w:ins>
      <w:r w:rsidR="00C1514F">
        <w:rPr>
          <w:sz w:val="24"/>
          <w:szCs w:val="24"/>
        </w:rPr>
        <w:t xml:space="preserve"> international airport over others as it harbors more flights for various combinations of oversea destinations. Hence, considering nationality was important to include in the model. </w:t>
      </w:r>
      <w:ins w:id="1015" w:author="Yunee Ham" w:date="2020-03-14T16:58:00Z">
        <w:r w:rsidR="006B0856">
          <w:rPr>
            <w:sz w:val="24"/>
            <w:szCs w:val="24"/>
          </w:rPr>
          <w:t>Also, airlines</w:t>
        </w:r>
      </w:ins>
      <w:ins w:id="1016" w:author="Yunee Ham" w:date="2020-03-14T17:17:00Z">
        <w:r w:rsidR="00F156DD">
          <w:rPr>
            <w:sz w:val="24"/>
            <w:szCs w:val="24"/>
          </w:rPr>
          <w:t xml:space="preserve"> in our data</w:t>
        </w:r>
      </w:ins>
      <w:ins w:id="1017" w:author="Yunee Ham" w:date="2020-03-14T16:58:00Z">
        <w:r w:rsidR="006B0856">
          <w:rPr>
            <w:sz w:val="24"/>
            <w:szCs w:val="24"/>
          </w:rPr>
          <w:t xml:space="preserve"> </w:t>
        </w:r>
      </w:ins>
      <w:del w:id="1018" w:author="Yunee Ham" w:date="2020-03-14T16:58:00Z">
        <w:r w:rsidR="00C1514F" w:rsidDel="006B0856">
          <w:rPr>
            <w:sz w:val="24"/>
            <w:szCs w:val="24"/>
          </w:rPr>
          <w:delText>Then</w:delText>
        </w:r>
      </w:del>
      <w:r w:rsidR="00C1514F">
        <w:rPr>
          <w:sz w:val="24"/>
          <w:szCs w:val="24"/>
        </w:rPr>
        <w:t xml:space="preserve"> </w:t>
      </w:r>
      <w:del w:id="1019" w:author="Yunee Ham" w:date="2020-03-14T17:02:00Z">
        <w:r w:rsidR="00C1514F" w:rsidDel="00073A8C">
          <w:rPr>
            <w:sz w:val="24"/>
            <w:szCs w:val="24"/>
          </w:rPr>
          <w:delText xml:space="preserve">airlines </w:delText>
        </w:r>
      </w:del>
      <w:r w:rsidR="00C1514F">
        <w:rPr>
          <w:sz w:val="24"/>
          <w:szCs w:val="24"/>
        </w:rPr>
        <w:t>provide flights for different routes/destinations and consequently</w:t>
      </w:r>
      <w:ins w:id="1020" w:author="Yunee Ham" w:date="2020-03-14T17:03:00Z">
        <w:r w:rsidR="006647F7">
          <w:rPr>
            <w:sz w:val="24"/>
            <w:szCs w:val="24"/>
          </w:rPr>
          <w:t>,</w:t>
        </w:r>
      </w:ins>
      <w:r w:rsidR="00C1514F">
        <w:rPr>
          <w:sz w:val="24"/>
          <w:szCs w:val="24"/>
        </w:rPr>
        <w:t xml:space="preserve"> Incheon</w:t>
      </w:r>
      <w:r w:rsidR="002054C7">
        <w:rPr>
          <w:sz w:val="24"/>
          <w:szCs w:val="24"/>
        </w:rPr>
        <w:t xml:space="preserve"> </w:t>
      </w:r>
      <w:r w:rsidR="00C1514F">
        <w:rPr>
          <w:sz w:val="24"/>
          <w:szCs w:val="24"/>
        </w:rPr>
        <w:t xml:space="preserve">(ICN) and </w:t>
      </w:r>
      <w:proofErr w:type="spellStart"/>
      <w:r w:rsidR="00C1514F">
        <w:rPr>
          <w:sz w:val="24"/>
          <w:szCs w:val="24"/>
        </w:rPr>
        <w:t>Gimpo</w:t>
      </w:r>
      <w:proofErr w:type="spellEnd"/>
      <w:r w:rsidR="002054C7">
        <w:rPr>
          <w:sz w:val="24"/>
          <w:szCs w:val="24"/>
        </w:rPr>
        <w:t xml:space="preserve"> </w:t>
      </w:r>
      <w:r w:rsidR="00C1514F">
        <w:rPr>
          <w:sz w:val="24"/>
          <w:szCs w:val="24"/>
        </w:rPr>
        <w:t>(GMP) do not share the same airline list</w:t>
      </w:r>
      <w:ins w:id="1021" w:author="Yunee Ham" w:date="2020-03-14T17:05:00Z">
        <w:r w:rsidR="003E6DC3">
          <w:rPr>
            <w:sz w:val="24"/>
            <w:szCs w:val="24"/>
          </w:rPr>
          <w:t>. Therefore,</w:t>
        </w:r>
      </w:ins>
      <w:del w:id="1022" w:author="Yunee Ham" w:date="2020-03-14T17:05:00Z">
        <w:r w:rsidR="00C1514F" w:rsidDel="003E6DC3">
          <w:rPr>
            <w:sz w:val="24"/>
            <w:szCs w:val="24"/>
          </w:rPr>
          <w:delText xml:space="preserve">, which is why </w:delText>
        </w:r>
      </w:del>
      <w:ins w:id="1023" w:author="Yunee Ham" w:date="2020-03-14T17:16:00Z">
        <w:r w:rsidR="00996115">
          <w:rPr>
            <w:sz w:val="24"/>
            <w:szCs w:val="24"/>
          </w:rPr>
          <w:t xml:space="preserve"> </w:t>
        </w:r>
      </w:ins>
      <w:r w:rsidR="00C1514F">
        <w:rPr>
          <w:sz w:val="24"/>
          <w:szCs w:val="24"/>
        </w:rPr>
        <w:t xml:space="preserve">airline and destination would be very significant factors for choosing an airport. </w:t>
      </w:r>
      <w:del w:id="1024" w:author="Yunee Ham" w:date="2020-03-14T17:19:00Z">
        <w:r w:rsidR="00C1514F" w:rsidDel="0067373B">
          <w:rPr>
            <w:sz w:val="24"/>
            <w:szCs w:val="24"/>
          </w:rPr>
          <w:delText xml:space="preserve">Usually </w:delText>
        </w:r>
      </w:del>
      <w:ins w:id="1025" w:author="Yunee Ham" w:date="2020-03-14T17:20:00Z">
        <w:r w:rsidR="0067373B">
          <w:rPr>
            <w:sz w:val="24"/>
            <w:szCs w:val="24"/>
          </w:rPr>
          <w:t>W</w:t>
        </w:r>
      </w:ins>
      <w:del w:id="1026" w:author="Yunee Ham" w:date="2020-03-14T17:20:00Z">
        <w:r w:rsidR="00C1514F" w:rsidDel="0067373B">
          <w:rPr>
            <w:sz w:val="24"/>
            <w:szCs w:val="24"/>
          </w:rPr>
          <w:delText>w</w:delText>
        </w:r>
      </w:del>
      <w:r w:rsidR="00C1514F">
        <w:rPr>
          <w:sz w:val="24"/>
          <w:szCs w:val="24"/>
        </w:rPr>
        <w:t xml:space="preserve">hile travelling, departure time plays an important factor </w:t>
      </w:r>
      <w:del w:id="1027" w:author="Yunee Ham" w:date="2020-03-14T17:18:00Z">
        <w:r w:rsidR="00C1514F" w:rsidDel="00ED2D6F">
          <w:rPr>
            <w:sz w:val="24"/>
            <w:szCs w:val="24"/>
          </w:rPr>
          <w:delText>as well</w:delText>
        </w:r>
      </w:del>
      <w:r w:rsidR="00C1514F">
        <w:rPr>
          <w:sz w:val="24"/>
          <w:szCs w:val="24"/>
        </w:rPr>
        <w:t xml:space="preserve"> for the passengers in order to maintain their schedules and that may </w:t>
      </w:r>
      <w:del w:id="1028" w:author="Yunee Ham" w:date="2020-03-14T17:18:00Z">
        <w:r w:rsidR="0F24CE89" w:rsidRPr="5BD7C3CA" w:rsidDel="00E161A5">
          <w:rPr>
            <w:sz w:val="24"/>
            <w:szCs w:val="24"/>
          </w:rPr>
          <w:delText>effect</w:delText>
        </w:r>
        <w:r w:rsidR="00C1514F" w:rsidDel="00E161A5">
          <w:rPr>
            <w:sz w:val="24"/>
            <w:szCs w:val="24"/>
          </w:rPr>
          <w:delText xml:space="preserve"> </w:delText>
        </w:r>
      </w:del>
      <w:ins w:id="1029" w:author="Yunee Ham" w:date="2020-03-14T17:18:00Z">
        <w:r w:rsidR="00E161A5">
          <w:rPr>
            <w:sz w:val="24"/>
            <w:szCs w:val="24"/>
          </w:rPr>
          <w:t xml:space="preserve">affect </w:t>
        </w:r>
      </w:ins>
      <w:del w:id="1030" w:author="Yunee Ham" w:date="2020-03-14T17:18:00Z">
        <w:r w:rsidR="00C1514F" w:rsidDel="00E161A5">
          <w:rPr>
            <w:sz w:val="24"/>
            <w:szCs w:val="24"/>
          </w:rPr>
          <w:delText xml:space="preserve">on the </w:delText>
        </w:r>
      </w:del>
      <w:r w:rsidR="00C1514F">
        <w:rPr>
          <w:sz w:val="24"/>
          <w:szCs w:val="24"/>
        </w:rPr>
        <w:t>respondents' airport selection as each airport may carry different flight schedules. Lastly, mobility to the airport is also a factor for passengers to choose an airport.</w:t>
      </w:r>
    </w:p>
    <w:p w14:paraId="000002B9" w14:textId="77777777" w:rsidR="00A95D10" w:rsidRDefault="00A95D10">
      <w:pPr>
        <w:jc w:val="both"/>
        <w:rPr>
          <w:sz w:val="24"/>
          <w:szCs w:val="24"/>
        </w:rPr>
      </w:pPr>
    </w:p>
    <w:p w14:paraId="0AB0B22E" w14:textId="513B4F09" w:rsidR="00A95D10" w:rsidRDefault="00A95D10">
      <w:pPr>
        <w:jc w:val="both"/>
      </w:pPr>
    </w:p>
    <w:p w14:paraId="000002BB" w14:textId="77777777" w:rsidR="00A95D10" w:rsidRDefault="00A95D10">
      <w:pPr>
        <w:jc w:val="both"/>
        <w:rPr>
          <w:sz w:val="24"/>
          <w:szCs w:val="24"/>
        </w:rPr>
      </w:pPr>
    </w:p>
    <w:p w14:paraId="000002BC" w14:textId="77777777" w:rsidR="00A95D10" w:rsidRDefault="00A95D10">
      <w:pPr>
        <w:jc w:val="both"/>
        <w:rPr>
          <w:ins w:id="1031" w:author="Nguyen, Anh" w:date="2020-03-14T22:23:00Z"/>
          <w:sz w:val="24"/>
          <w:szCs w:val="24"/>
        </w:rPr>
      </w:pPr>
    </w:p>
    <w:p w14:paraId="3150FD36" w14:textId="77777777" w:rsidR="0030472F" w:rsidRDefault="0030472F">
      <w:pPr>
        <w:jc w:val="both"/>
        <w:rPr>
          <w:sz w:val="24"/>
          <w:szCs w:val="24"/>
        </w:rPr>
      </w:pPr>
    </w:p>
    <w:p w14:paraId="000002C8" w14:textId="6C2A1437" w:rsidR="00A95D10" w:rsidRPr="00B620BA" w:rsidRDefault="00413AA5">
      <w:pPr>
        <w:jc w:val="both"/>
        <w:rPr>
          <w:b/>
          <w:sz w:val="24"/>
          <w:szCs w:val="24"/>
          <w:rPrChange w:id="1032" w:author="Ham, Yunee" w:date="2020-03-14T20:47:00Z">
            <w:rPr>
              <w:sz w:val="24"/>
              <w:szCs w:val="24"/>
            </w:rPr>
          </w:rPrChange>
        </w:rPr>
      </w:pPr>
      <w:r w:rsidRPr="00B620BA">
        <w:rPr>
          <w:b/>
          <w:rPrChange w:id="1033" w:author="Ham, Yunee" w:date="2020-03-14T20:47:00Z">
            <w:rPr>
              <w:noProof/>
            </w:rPr>
          </w:rPrChange>
        </w:rPr>
        <w:drawing>
          <wp:anchor distT="114300" distB="114300" distL="114300" distR="114300" simplePos="0" relativeHeight="251658241" behindDoc="0" locked="0" layoutInCell="1" hidden="0" allowOverlap="1" wp14:anchorId="0C723F31" wp14:editId="1D3BA6B2">
            <wp:simplePos x="0" y="0"/>
            <wp:positionH relativeFrom="column">
              <wp:posOffset>53975</wp:posOffset>
            </wp:positionH>
            <wp:positionV relativeFrom="paragraph">
              <wp:posOffset>356235</wp:posOffset>
            </wp:positionV>
            <wp:extent cx="6667500" cy="2867025"/>
            <wp:effectExtent l="12700" t="12700" r="12700" b="12700"/>
            <wp:wrapSquare wrapText="bothSides" distT="114300" distB="114300" distL="114300" distR="11430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6667500" cy="2867025"/>
                    </a:xfrm>
                    <a:prstGeom prst="rect">
                      <a:avLst/>
                    </a:prstGeom>
                    <a:ln w="12700">
                      <a:solidFill>
                        <a:srgbClr val="000000"/>
                      </a:solidFill>
                      <a:prstDash val="solid"/>
                    </a:ln>
                  </pic:spPr>
                </pic:pic>
              </a:graphicData>
            </a:graphic>
          </wp:anchor>
        </w:drawing>
      </w:r>
      <w:r w:rsidR="00C1514F" w:rsidRPr="00B620BA">
        <w:rPr>
          <w:b/>
          <w:sz w:val="24"/>
          <w:szCs w:val="24"/>
          <w:rPrChange w:id="1034" w:author="Ham, Yunee" w:date="2020-03-14T20:47:00Z">
            <w:rPr>
              <w:sz w:val="24"/>
              <w:szCs w:val="24"/>
            </w:rPr>
          </w:rPrChange>
        </w:rPr>
        <w:t xml:space="preserve">Airport Logit Model 1 with </w:t>
      </w:r>
      <w:proofErr w:type="spellStart"/>
      <w:r w:rsidR="231D2144" w:rsidRPr="00B620BA">
        <w:rPr>
          <w:b/>
          <w:sz w:val="24"/>
          <w:szCs w:val="24"/>
          <w:rPrChange w:id="1035" w:author="Ham, Yunee" w:date="2020-03-14T20:47:00Z">
            <w:rPr>
              <w:sz w:val="24"/>
              <w:szCs w:val="24"/>
            </w:rPr>
          </w:rPrChange>
        </w:rPr>
        <w:t>AccesssTime</w:t>
      </w:r>
      <w:proofErr w:type="spellEnd"/>
      <w:ins w:id="1036" w:author="Ki Min Lee" w:date="2020-03-14T21:47:00Z">
        <w:r w:rsidR="00947338">
          <w:rPr>
            <w:b/>
            <w:sz w:val="24"/>
            <w:szCs w:val="24"/>
          </w:rPr>
          <w:t xml:space="preserve"> (Access Time to Airport)</w:t>
        </w:r>
      </w:ins>
      <w:r w:rsidR="00C1514F" w:rsidRPr="00B620BA">
        <w:rPr>
          <w:b/>
          <w:sz w:val="24"/>
          <w:szCs w:val="24"/>
          <w:rPrChange w:id="1037" w:author="Ham, Yunee" w:date="2020-03-14T20:47:00Z">
            <w:rPr>
              <w:sz w:val="24"/>
              <w:szCs w:val="24"/>
            </w:rPr>
          </w:rPrChange>
        </w:rPr>
        <w:t xml:space="preserve">: </w:t>
      </w:r>
    </w:p>
    <w:p w14:paraId="000002CC" w14:textId="568ED177" w:rsidR="00A95D10" w:rsidRDefault="004F0F57">
      <w:pPr>
        <w:jc w:val="both"/>
        <w:rPr>
          <w:del w:id="1038" w:author="Nguyen, Anh" w:date="2020-03-14T22:23:00Z"/>
          <w:sz w:val="24"/>
          <w:szCs w:val="24"/>
        </w:rPr>
      </w:pPr>
      <w:r>
        <w:rPr>
          <w:sz w:val="24"/>
          <w:szCs w:val="24"/>
        </w:rPr>
        <w:t xml:space="preserve"> </w:t>
      </w:r>
    </w:p>
    <w:p w14:paraId="000002D0" w14:textId="08676E48" w:rsidR="00A95D10" w:rsidRPr="00464BBE" w:rsidRDefault="27D7C422">
      <w:pPr>
        <w:jc w:val="both"/>
        <w:rPr>
          <w:b/>
          <w:bCs/>
          <w:sz w:val="24"/>
          <w:szCs w:val="24"/>
          <w:rPrChange w:id="1039" w:author="Ki Min Lee" w:date="2020-03-14T21:50:00Z">
            <w:rPr>
              <w:sz w:val="24"/>
              <w:szCs w:val="24"/>
            </w:rPr>
          </w:rPrChange>
        </w:rPr>
      </w:pPr>
      <w:del w:id="1040" w:author="Nguyen, Anh" w:date="2020-03-14T20:53:00Z">
        <w:r>
          <w:rPr>
            <w:noProof/>
          </w:rPr>
          <w:drawing>
            <wp:anchor distT="0" distB="0" distL="114300" distR="114300" simplePos="0" relativeHeight="251658248" behindDoc="0" locked="0" layoutInCell="1" allowOverlap="1" wp14:anchorId="032584D7" wp14:editId="75F055F6">
              <wp:simplePos x="0" y="0"/>
              <wp:positionH relativeFrom="column">
                <wp:align>left</wp:align>
              </wp:positionH>
              <wp:positionV relativeFrom="paragraph">
                <wp:posOffset>0</wp:posOffset>
              </wp:positionV>
              <wp:extent cx="3952875" cy="1819275"/>
              <wp:effectExtent l="0" t="0" r="0" b="0"/>
              <wp:wrapSquare wrapText="bothSides"/>
              <wp:docPr id="314040742" name="image3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3.png"/>
                      <pic:cNvPicPr/>
                    </pic:nvPicPr>
                    <pic:blipFill>
                      <a:blip r:embed="rId33">
                        <a:extLst>
                          <a:ext uri="{28A0092B-C50C-407E-A947-70E740481C1C}">
                            <a14:useLocalDpi xmlns:a14="http://schemas.microsoft.com/office/drawing/2010/main" val="0"/>
                          </a:ext>
                        </a:extLst>
                      </a:blip>
                      <a:stretch>
                        <a:fillRect/>
                      </a:stretch>
                    </pic:blipFill>
                    <pic:spPr>
                      <a:xfrm>
                        <a:off x="0" y="0"/>
                        <a:ext cx="3952875" cy="1819275"/>
                      </a:xfrm>
                      <a:prstGeom prst="rect">
                        <a:avLst/>
                      </a:prstGeom>
                    </pic:spPr>
                  </pic:pic>
                </a:graphicData>
              </a:graphic>
              <wp14:sizeRelH relativeFrom="page">
                <wp14:pctWidth>0</wp14:pctWidth>
              </wp14:sizeRelH>
              <wp14:sizeRelV relativeFrom="page">
                <wp14:pctHeight>0</wp14:pctHeight>
              </wp14:sizeRelV>
            </wp:anchor>
          </w:drawing>
        </w:r>
      </w:del>
      <w:r>
        <w:rPr>
          <w:sz w:val="24"/>
          <w:szCs w:val="24"/>
        </w:rPr>
        <w:t xml:space="preserve">       </w:t>
      </w:r>
      <w:r w:rsidR="3CA2D5D9" w:rsidRPr="00464BBE">
        <w:rPr>
          <w:b/>
          <w:bCs/>
          <w:sz w:val="24"/>
          <w:szCs w:val="24"/>
          <w:rPrChange w:id="1041" w:author="Ki Min Lee" w:date="2020-03-14T21:50:00Z">
            <w:rPr>
              <w:sz w:val="24"/>
              <w:szCs w:val="24"/>
            </w:rPr>
          </w:rPrChange>
        </w:rPr>
        <w:t>AIC: 277   BIC: 299.6</w:t>
      </w:r>
    </w:p>
    <w:p w14:paraId="000002D1" w14:textId="14B476B3" w:rsidR="00A95D10" w:rsidRDefault="00A95D10">
      <w:pPr>
        <w:jc w:val="both"/>
        <w:rPr>
          <w:sz w:val="24"/>
          <w:szCs w:val="24"/>
        </w:rPr>
      </w:pPr>
    </w:p>
    <w:p w14:paraId="000002D2" w14:textId="300A1EA7" w:rsidR="00A95D10" w:rsidRDefault="00A95D10">
      <w:pPr>
        <w:jc w:val="both"/>
        <w:rPr>
          <w:ins w:id="1042" w:author="Nguyen, Anh" w:date="2020-03-14T22:24:00Z"/>
          <w:sz w:val="24"/>
          <w:szCs w:val="24"/>
        </w:rPr>
      </w:pPr>
    </w:p>
    <w:p w14:paraId="5287468D" w14:textId="77777777" w:rsidR="0030472F" w:rsidRDefault="0030472F">
      <w:pPr>
        <w:jc w:val="both"/>
        <w:rPr>
          <w:ins w:id="1043" w:author="Nguyen, Anh" w:date="2020-03-14T22:24:00Z"/>
          <w:sz w:val="24"/>
          <w:szCs w:val="24"/>
        </w:rPr>
      </w:pPr>
    </w:p>
    <w:p w14:paraId="1F502FED" w14:textId="144B4629" w:rsidR="0030472F" w:rsidRDefault="0F37D5AA">
      <w:pPr>
        <w:jc w:val="both"/>
        <w:rPr>
          <w:ins w:id="1044" w:author="Nguyen, Anh" w:date="2020-03-14T22:24:00Z"/>
          <w:sz w:val="24"/>
          <w:szCs w:val="24"/>
        </w:rPr>
      </w:pPr>
      <w:ins w:id="1045" w:author="Nguyen, Anh" w:date="2020-03-14T20:53:00Z">
        <w:r>
          <w:rPr>
            <w:noProof/>
          </w:rPr>
          <w:lastRenderedPageBreak/>
          <w:drawing>
            <wp:anchor distT="0" distB="0" distL="114300" distR="114300" simplePos="0" relativeHeight="251658249" behindDoc="1" locked="0" layoutInCell="1" allowOverlap="1" wp14:anchorId="7115C7F1" wp14:editId="40149528">
              <wp:simplePos x="0" y="0"/>
              <wp:positionH relativeFrom="column">
                <wp:align>right</wp:align>
              </wp:positionH>
              <wp:positionV relativeFrom="paragraph">
                <wp:posOffset>0</wp:posOffset>
              </wp:positionV>
              <wp:extent cx="3924300" cy="1828800"/>
              <wp:effectExtent l="0" t="0" r="0" b="0"/>
              <wp:wrapSquare wrapText="bothSides"/>
              <wp:docPr id="10278304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3924300" cy="1828800"/>
                      </a:xfrm>
                      <a:prstGeom prst="rect">
                        <a:avLst/>
                      </a:prstGeom>
                    </pic:spPr>
                  </pic:pic>
                </a:graphicData>
              </a:graphic>
              <wp14:sizeRelH relativeFrom="page">
                <wp14:pctWidth>0</wp14:pctWidth>
              </wp14:sizeRelH>
              <wp14:sizeRelV relativeFrom="page">
                <wp14:pctHeight>0</wp14:pctHeight>
              </wp14:sizeRelV>
            </wp:anchor>
          </w:drawing>
        </w:r>
      </w:ins>
      <w:r w:rsidR="0030472F">
        <w:rPr>
          <w:noProof/>
        </w:rPr>
        <w:drawing>
          <wp:anchor distT="114300" distB="114300" distL="114300" distR="114300" simplePos="0" relativeHeight="251658259" behindDoc="0" locked="0" layoutInCell="1" hidden="0" allowOverlap="1" wp14:anchorId="455DF923" wp14:editId="6AEFB943">
            <wp:simplePos x="0" y="0"/>
            <wp:positionH relativeFrom="margin">
              <wp:align>left</wp:align>
            </wp:positionH>
            <wp:positionV relativeFrom="paragraph">
              <wp:posOffset>7620</wp:posOffset>
            </wp:positionV>
            <wp:extent cx="2381250" cy="1238250"/>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2381250" cy="1238250"/>
                    </a:xfrm>
                    <a:prstGeom prst="rect">
                      <a:avLst/>
                    </a:prstGeom>
                    <a:ln/>
                  </pic:spPr>
                </pic:pic>
              </a:graphicData>
            </a:graphic>
          </wp:anchor>
        </w:drawing>
      </w:r>
    </w:p>
    <w:p w14:paraId="5205DD95" w14:textId="77777777" w:rsidR="0030472F" w:rsidRDefault="0030472F">
      <w:pPr>
        <w:jc w:val="both"/>
        <w:rPr>
          <w:sz w:val="24"/>
          <w:szCs w:val="24"/>
        </w:rPr>
      </w:pPr>
    </w:p>
    <w:p w14:paraId="1AA34D09" w14:textId="77777777" w:rsidR="0030472F" w:rsidRDefault="0030472F">
      <w:pPr>
        <w:jc w:val="both"/>
        <w:rPr>
          <w:ins w:id="1046" w:author="Nguyen, Anh" w:date="2020-03-14T22:24:00Z"/>
          <w:sz w:val="24"/>
          <w:szCs w:val="24"/>
        </w:rPr>
      </w:pPr>
    </w:p>
    <w:p w14:paraId="000002DD" w14:textId="18F8C4D1" w:rsidR="00A95D10" w:rsidRDefault="00C1514F" w:rsidP="00254105">
      <w:pPr>
        <w:ind w:firstLine="720"/>
        <w:jc w:val="both"/>
        <w:rPr>
          <w:sz w:val="24"/>
          <w:szCs w:val="24"/>
        </w:rPr>
        <w:pPrChange w:id="1047" w:author="Ki Min Lee" w:date="2020-03-14T22:56:00Z">
          <w:pPr>
            <w:jc w:val="both"/>
          </w:pPr>
        </w:pPrChange>
      </w:pPr>
      <w:r>
        <w:rPr>
          <w:sz w:val="24"/>
          <w:szCs w:val="24"/>
        </w:rPr>
        <w:t>The Destination (Japan or China vs. others)</w:t>
      </w:r>
      <w:ins w:id="1048" w:author="Yunee Ham" w:date="2020-03-14T18:08:00Z">
        <w:r w:rsidR="00F7428F">
          <w:rPr>
            <w:sz w:val="24"/>
            <w:szCs w:val="24"/>
          </w:rPr>
          <w:t xml:space="preserve"> </w:t>
        </w:r>
      </w:ins>
      <w:ins w:id="1049" w:author="Yunee Ham" w:date="2020-03-14T18:10:00Z">
        <w:r w:rsidR="00AC49E1">
          <w:rPr>
            <w:sz w:val="24"/>
            <w:szCs w:val="24"/>
          </w:rPr>
          <w:t xml:space="preserve">and </w:t>
        </w:r>
        <w:proofErr w:type="spellStart"/>
        <w:r>
          <w:rPr>
            <w:sz w:val="24"/>
            <w:szCs w:val="24"/>
          </w:rPr>
          <w:t>DepartureTime</w:t>
        </w:r>
        <w:proofErr w:type="spellEnd"/>
        <w:r>
          <w:rPr>
            <w:sz w:val="24"/>
            <w:szCs w:val="24"/>
          </w:rPr>
          <w:t xml:space="preserve"> (redeye or regular) </w:t>
        </w:r>
      </w:ins>
      <w:ins w:id="1050" w:author="Yunee Ham" w:date="2020-03-14T18:08:00Z">
        <w:r w:rsidR="00F7428F">
          <w:rPr>
            <w:sz w:val="24"/>
            <w:szCs w:val="24"/>
          </w:rPr>
          <w:t>for both</w:t>
        </w:r>
      </w:ins>
      <w:del w:id="1051" w:author="Yunee Ham" w:date="2020-03-14T18:07:00Z">
        <w:r w:rsidDel="00C10964">
          <w:rPr>
            <w:sz w:val="24"/>
            <w:szCs w:val="24"/>
          </w:rPr>
          <w:delText xml:space="preserve">, </w:delText>
        </w:r>
      </w:del>
      <w:del w:id="1052" w:author="Yunee Ham" w:date="2020-03-14T18:08:00Z">
        <w:r w:rsidDel="00F13D40">
          <w:rPr>
            <w:sz w:val="24"/>
            <w:szCs w:val="24"/>
          </w:rPr>
          <w:delText>whether</w:delText>
        </w:r>
      </w:del>
      <w:r>
        <w:rPr>
          <w:sz w:val="24"/>
          <w:szCs w:val="24"/>
        </w:rPr>
        <w:t xml:space="preserve"> Korean airlines </w:t>
      </w:r>
      <w:ins w:id="1053" w:author="Yunee Ham" w:date="2020-03-14T18:08:00Z">
        <w:r w:rsidR="00F7428F">
          <w:rPr>
            <w:sz w:val="24"/>
            <w:szCs w:val="24"/>
          </w:rPr>
          <w:t>and</w:t>
        </w:r>
      </w:ins>
      <w:del w:id="1054" w:author="Yunee Ham" w:date="2020-03-14T18:08:00Z">
        <w:r w:rsidDel="00F7428F">
          <w:rPr>
            <w:sz w:val="24"/>
            <w:szCs w:val="24"/>
          </w:rPr>
          <w:delText>or</w:delText>
        </w:r>
      </w:del>
      <w:r>
        <w:rPr>
          <w:sz w:val="24"/>
          <w:szCs w:val="24"/>
        </w:rPr>
        <w:t xml:space="preserve"> </w:t>
      </w:r>
      <w:r w:rsidR="00413AA5">
        <w:rPr>
          <w:sz w:val="24"/>
          <w:szCs w:val="24"/>
        </w:rPr>
        <w:t>Foreign</w:t>
      </w:r>
      <w:r>
        <w:rPr>
          <w:sz w:val="24"/>
          <w:szCs w:val="24"/>
        </w:rPr>
        <w:t xml:space="preserve"> airline, </w:t>
      </w:r>
      <w:ins w:id="1055" w:author="Yunee Ham" w:date="2020-03-14T18:08:00Z">
        <w:r w:rsidR="00DF2ED7">
          <w:rPr>
            <w:sz w:val="24"/>
            <w:szCs w:val="24"/>
          </w:rPr>
          <w:t xml:space="preserve">were </w:t>
        </w:r>
      </w:ins>
      <w:del w:id="1056" w:author="Yunee Ham" w:date="2020-03-14T18:08:00Z">
        <w:r w:rsidDel="00DF2ED7">
          <w:rPr>
            <w:sz w:val="24"/>
            <w:szCs w:val="24"/>
          </w:rPr>
          <w:delText>are</w:delText>
        </w:r>
      </w:del>
      <w:del w:id="1057" w:author="Yunee Ham" w:date="2020-03-14T18:10:00Z">
        <w:r w:rsidDel="00C1514F">
          <w:rPr>
            <w:sz w:val="24"/>
            <w:szCs w:val="24"/>
          </w:rPr>
          <w:delText xml:space="preserve"> the</w:delText>
        </w:r>
      </w:del>
      <w:r>
        <w:rPr>
          <w:sz w:val="24"/>
          <w:szCs w:val="24"/>
        </w:rPr>
        <w:t xml:space="preserve"> significant factors that affect customer choice behavior at 1% significance level. Nationality as Korean or non</w:t>
      </w:r>
      <w:r w:rsidR="00413AA5">
        <w:rPr>
          <w:sz w:val="24"/>
          <w:szCs w:val="24"/>
        </w:rPr>
        <w:t>-</w:t>
      </w:r>
      <w:r>
        <w:rPr>
          <w:sz w:val="24"/>
          <w:szCs w:val="24"/>
        </w:rPr>
        <w:t xml:space="preserve">Korean, and </w:t>
      </w:r>
      <w:proofErr w:type="spellStart"/>
      <w:r w:rsidR="00CA6022">
        <w:rPr>
          <w:sz w:val="24"/>
          <w:szCs w:val="24"/>
        </w:rPr>
        <w:t>AccesssTime</w:t>
      </w:r>
      <w:proofErr w:type="spellEnd"/>
      <w:r>
        <w:rPr>
          <w:sz w:val="24"/>
          <w:szCs w:val="24"/>
        </w:rPr>
        <w:t xml:space="preserve"> are significant at 5% level. </w:t>
      </w:r>
    </w:p>
    <w:p w14:paraId="000002DE" w14:textId="2787E89C" w:rsidR="00A95D10" w:rsidRDefault="00A95D10">
      <w:pPr>
        <w:jc w:val="both"/>
        <w:rPr>
          <w:sz w:val="24"/>
          <w:szCs w:val="24"/>
        </w:rPr>
      </w:pPr>
    </w:p>
    <w:p w14:paraId="000002DF" w14:textId="2A126630" w:rsidR="00A95D10" w:rsidRDefault="00C1514F" w:rsidP="00254105">
      <w:pPr>
        <w:ind w:firstLine="720"/>
        <w:jc w:val="both"/>
        <w:rPr>
          <w:sz w:val="24"/>
          <w:szCs w:val="24"/>
        </w:rPr>
        <w:pPrChange w:id="1058" w:author="Ki Min Lee" w:date="2020-03-14T22:56:00Z">
          <w:pPr>
            <w:jc w:val="both"/>
          </w:pPr>
        </w:pPrChange>
      </w:pPr>
      <w:r>
        <w:rPr>
          <w:sz w:val="24"/>
          <w:szCs w:val="24"/>
        </w:rPr>
        <w:t>Holding all others constant, the odd</w:t>
      </w:r>
      <w:ins w:id="1059" w:author="Ki Min Lee" w:date="2020-03-14T21:34:00Z">
        <w:r w:rsidR="003E6973">
          <w:rPr>
            <w:sz w:val="24"/>
            <w:szCs w:val="24"/>
          </w:rPr>
          <w:t>s</w:t>
        </w:r>
      </w:ins>
      <w:r>
        <w:rPr>
          <w:sz w:val="24"/>
          <w:szCs w:val="24"/>
        </w:rPr>
        <w:t xml:space="preserve"> ratio of </w:t>
      </w:r>
      <w:proofErr w:type="spellStart"/>
      <w:r>
        <w:rPr>
          <w:sz w:val="24"/>
          <w:szCs w:val="24"/>
        </w:rPr>
        <w:t>Nationality_Korean</w:t>
      </w:r>
      <w:proofErr w:type="spellEnd"/>
      <w:r>
        <w:rPr>
          <w:sz w:val="24"/>
          <w:szCs w:val="24"/>
        </w:rPr>
        <w:t xml:space="preserve"> is 0.42 meaning that being Korean has the odds of choosing GMP airport is 0.42 as large as non</w:t>
      </w:r>
      <w:r w:rsidR="00413AA5">
        <w:rPr>
          <w:sz w:val="24"/>
          <w:szCs w:val="24"/>
        </w:rPr>
        <w:t>-</w:t>
      </w:r>
      <w:r>
        <w:rPr>
          <w:sz w:val="24"/>
          <w:szCs w:val="24"/>
        </w:rPr>
        <w:t xml:space="preserve">Korean odds of choosing GMP airport. In other words, the estimated odds of choosing GMP airport are 58% lower for Korean Nationality. Given the knowledge that the majority of GMP flights are going to Japan or China, Destination plays a very important part in a customer’s airport choice. As we can see, estimated odds of choosing GMP airport are 1600% higher for customers going to China or Japan than who are going elsewhere. </w:t>
      </w:r>
    </w:p>
    <w:p w14:paraId="000002E0" w14:textId="77777777" w:rsidR="001E09D6" w:rsidRPr="001E09D6" w:rsidRDefault="001E09D6" w:rsidP="001E09D6">
      <w:pPr>
        <w:jc w:val="both"/>
        <w:rPr>
          <w:del w:id="1060" w:author="Ham, Yunee" w:date="2020-03-14T22:37:00Z"/>
          <w:sz w:val="24"/>
          <w:szCs w:val="24"/>
        </w:rPr>
      </w:pPr>
    </w:p>
    <w:p w14:paraId="0C80D4F5" w14:textId="77777777" w:rsidR="00553746" w:rsidRDefault="00553746">
      <w:pPr>
        <w:jc w:val="both"/>
        <w:rPr>
          <w:ins w:id="1061" w:author="Ham, Yunee" w:date="2020-03-14T22:37:00Z"/>
          <w:sz w:val="24"/>
          <w:szCs w:val="24"/>
        </w:rPr>
      </w:pPr>
    </w:p>
    <w:p w14:paraId="000002E1" w14:textId="77777777" w:rsidR="00A95D10" w:rsidRDefault="00A95D10">
      <w:pPr>
        <w:jc w:val="both"/>
        <w:rPr>
          <w:ins w:id="1062" w:author="Nguyen, Anh" w:date="2020-03-14T22:24:00Z"/>
          <w:del w:id="1063" w:author="Ham, Yunee" w:date="2020-03-14T22:37:00Z"/>
          <w:sz w:val="24"/>
          <w:szCs w:val="24"/>
        </w:rPr>
      </w:pPr>
    </w:p>
    <w:p w14:paraId="14F4CEDD" w14:textId="77777777" w:rsidR="0030472F" w:rsidRDefault="0030472F">
      <w:pPr>
        <w:jc w:val="both"/>
        <w:rPr>
          <w:ins w:id="1064" w:author="Nguyen, Anh" w:date="2020-03-14T22:24:00Z"/>
          <w:del w:id="1065" w:author="Ham, Yunee" w:date="2020-03-14T22:37:00Z"/>
          <w:sz w:val="24"/>
          <w:szCs w:val="24"/>
        </w:rPr>
      </w:pPr>
    </w:p>
    <w:p w14:paraId="34E98664" w14:textId="77777777" w:rsidR="0030472F" w:rsidRDefault="0030472F">
      <w:pPr>
        <w:jc w:val="both"/>
        <w:rPr>
          <w:ins w:id="1066" w:author="Nguyen, Anh" w:date="2020-03-14T22:24:00Z"/>
          <w:del w:id="1067" w:author="Ham, Yunee" w:date="2020-03-14T22:37:00Z"/>
          <w:sz w:val="24"/>
          <w:szCs w:val="24"/>
        </w:rPr>
      </w:pPr>
    </w:p>
    <w:p w14:paraId="0F4D6934" w14:textId="77777777" w:rsidR="0030472F" w:rsidRDefault="0030472F">
      <w:pPr>
        <w:jc w:val="both"/>
        <w:rPr>
          <w:ins w:id="1068" w:author="Nguyen, Anh" w:date="2020-03-14T22:24:00Z"/>
          <w:sz w:val="24"/>
          <w:szCs w:val="24"/>
        </w:rPr>
      </w:pPr>
    </w:p>
    <w:p w14:paraId="4BF5F7A5" w14:textId="161B0407" w:rsidR="0030472F" w:rsidRDefault="0030472F">
      <w:pPr>
        <w:jc w:val="both"/>
        <w:rPr>
          <w:sz w:val="24"/>
          <w:szCs w:val="24"/>
        </w:rPr>
      </w:pPr>
    </w:p>
    <w:p w14:paraId="000002EB" w14:textId="6A0D24A7" w:rsidR="00A95D10" w:rsidRPr="00F82EF4" w:rsidRDefault="0030472F">
      <w:pPr>
        <w:jc w:val="both"/>
        <w:rPr>
          <w:del w:id="1069" w:author="Nguyen, Anh" w:date="2020-03-14T22:24:00Z"/>
          <w:b/>
          <w:sz w:val="24"/>
          <w:szCs w:val="24"/>
        </w:rPr>
      </w:pPr>
      <w:r w:rsidRPr="00B620BA">
        <w:rPr>
          <w:b/>
          <w:noProof/>
          <w:rPrChange w:id="1070" w:author="Ham, Yunee" w:date="2020-03-14T20:28:00Z">
            <w:rPr>
              <w:noProof/>
            </w:rPr>
          </w:rPrChange>
        </w:rPr>
        <w:drawing>
          <wp:anchor distT="114300" distB="114300" distL="114300" distR="114300" simplePos="0" relativeHeight="251658247" behindDoc="0" locked="0" layoutInCell="1" hidden="0" allowOverlap="1" wp14:anchorId="4D97E0E1" wp14:editId="6D3877AD">
            <wp:simplePos x="0" y="0"/>
            <wp:positionH relativeFrom="margin">
              <wp:align>left</wp:align>
            </wp:positionH>
            <wp:positionV relativeFrom="paragraph">
              <wp:posOffset>394335</wp:posOffset>
            </wp:positionV>
            <wp:extent cx="6705600" cy="2895600"/>
            <wp:effectExtent l="19050" t="19050" r="19050" b="19050"/>
            <wp:wrapSquare wrapText="bothSides" distT="114300" distB="114300" distL="114300" distR="11430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6705600" cy="2895600"/>
                    </a:xfrm>
                    <a:prstGeom prst="rect">
                      <a:avLst/>
                    </a:prstGeom>
                    <a:ln w="12700">
                      <a:solidFill>
                        <a:srgbClr val="000000"/>
                      </a:solidFill>
                      <a:prstDash val="solid"/>
                    </a:ln>
                  </pic:spPr>
                </pic:pic>
              </a:graphicData>
            </a:graphic>
          </wp:anchor>
        </w:drawing>
      </w:r>
      <w:r w:rsidR="00C1514F" w:rsidRPr="00B620BA">
        <w:rPr>
          <w:b/>
          <w:sz w:val="24"/>
          <w:szCs w:val="24"/>
          <w:rPrChange w:id="1071" w:author="Ham, Yunee" w:date="2020-03-14T20:47:00Z">
            <w:rPr>
              <w:sz w:val="24"/>
              <w:szCs w:val="24"/>
            </w:rPr>
          </w:rPrChange>
        </w:rPr>
        <w:t xml:space="preserve">Airport Logit Model 2 with </w:t>
      </w:r>
      <w:proofErr w:type="spellStart"/>
      <w:r w:rsidR="00C1514F" w:rsidRPr="00B620BA">
        <w:rPr>
          <w:b/>
          <w:sz w:val="24"/>
          <w:szCs w:val="24"/>
          <w:rPrChange w:id="1072" w:author="Ham, Yunee" w:date="2020-03-14T20:47:00Z">
            <w:rPr>
              <w:sz w:val="24"/>
              <w:szCs w:val="24"/>
            </w:rPr>
          </w:rPrChange>
        </w:rPr>
        <w:t>NoTransportation</w:t>
      </w:r>
      <w:proofErr w:type="spellEnd"/>
      <w:ins w:id="1073" w:author="Ki Min Lee" w:date="2020-03-14T21:46:00Z">
        <w:r w:rsidR="00947338">
          <w:rPr>
            <w:b/>
            <w:sz w:val="24"/>
            <w:szCs w:val="24"/>
          </w:rPr>
          <w:t xml:space="preserve"> (Number of Transportation):</w:t>
        </w:r>
      </w:ins>
      <w:del w:id="1074" w:author="Ham, Yunee" w:date="2020-03-14T20:27:00Z">
        <w:r w:rsidR="00C1514F" w:rsidRPr="00B620BA">
          <w:rPr>
            <w:b/>
            <w:sz w:val="24"/>
            <w:szCs w:val="24"/>
            <w:rPrChange w:id="1075" w:author="Ham, Yunee" w:date="2020-03-14T20:47:00Z">
              <w:rPr>
                <w:sz w:val="24"/>
                <w:szCs w:val="24"/>
              </w:rPr>
            </w:rPrChange>
          </w:rPr>
          <w:delText>:</w:delText>
        </w:r>
      </w:del>
    </w:p>
    <w:p w14:paraId="2FA4ED5D" w14:textId="77777777" w:rsidR="0030472F" w:rsidRPr="003F49DA" w:rsidRDefault="0030472F">
      <w:pPr>
        <w:jc w:val="both"/>
        <w:rPr>
          <w:ins w:id="1076" w:author="Nguyen, Anh" w:date="2020-03-14T22:24:00Z"/>
          <w:b/>
          <w:sz w:val="24"/>
          <w:szCs w:val="24"/>
        </w:rPr>
      </w:pPr>
    </w:p>
    <w:p w14:paraId="000002EE" w14:textId="311535D7" w:rsidR="00A95D10" w:rsidRPr="00587168" w:rsidRDefault="00C1514F">
      <w:pPr>
        <w:jc w:val="both"/>
        <w:rPr>
          <w:b/>
          <w:bCs/>
          <w:sz w:val="24"/>
          <w:szCs w:val="24"/>
          <w:rPrChange w:id="1077" w:author="Ki Min Lee" w:date="2020-03-14T21:55:00Z">
            <w:rPr>
              <w:sz w:val="24"/>
              <w:szCs w:val="24"/>
            </w:rPr>
          </w:rPrChange>
        </w:rPr>
      </w:pPr>
      <w:r w:rsidRPr="00587168">
        <w:rPr>
          <w:b/>
          <w:bCs/>
          <w:sz w:val="24"/>
          <w:szCs w:val="24"/>
          <w:rPrChange w:id="1078" w:author="Ki Min Lee" w:date="2020-03-14T21:55:00Z">
            <w:rPr>
              <w:sz w:val="24"/>
              <w:szCs w:val="24"/>
            </w:rPr>
          </w:rPrChange>
        </w:rPr>
        <w:t>AIC: 270.3   BIC: 292.9</w:t>
      </w:r>
    </w:p>
    <w:p w14:paraId="000002EF" w14:textId="416FB9E7" w:rsidR="00A95D10" w:rsidDel="00324D1E" w:rsidRDefault="00324D1E">
      <w:pPr>
        <w:jc w:val="both"/>
        <w:rPr>
          <w:del w:id="1079" w:author="Ki Min Lee" w:date="2020-03-14T23:02:00Z"/>
          <w:sz w:val="24"/>
          <w:szCs w:val="24"/>
        </w:rPr>
      </w:pPr>
      <w:ins w:id="1080" w:author="Ki Min Lee" w:date="2020-03-14T23:02:00Z">
        <w:r>
          <w:rPr>
            <w:sz w:val="24"/>
            <w:szCs w:val="24"/>
          </w:rPr>
          <w:tab/>
        </w:r>
      </w:ins>
      <w:ins w:id="1081" w:author="Ki Min Lee" w:date="2020-03-14T23:03:00Z">
        <w:r>
          <w:rPr>
            <w:sz w:val="24"/>
            <w:szCs w:val="24"/>
          </w:rPr>
          <w:t xml:space="preserve"> </w:t>
        </w:r>
      </w:ins>
    </w:p>
    <w:p w14:paraId="000002F0" w14:textId="7747D847" w:rsidR="00A95D10" w:rsidDel="00324D1E" w:rsidRDefault="0F37D5AA">
      <w:pPr>
        <w:jc w:val="both"/>
        <w:rPr>
          <w:del w:id="1082" w:author="Ki Min Lee" w:date="2020-03-14T23:02:00Z"/>
          <w:sz w:val="24"/>
          <w:szCs w:val="24"/>
        </w:rPr>
      </w:pPr>
      <w:ins w:id="1083" w:author="Nguyen, Anh" w:date="2020-03-14T20:54:00Z">
        <w:r>
          <w:rPr>
            <w:noProof/>
          </w:rPr>
          <w:lastRenderedPageBreak/>
          <w:drawing>
            <wp:anchor distT="0" distB="0" distL="114300" distR="114300" simplePos="0" relativeHeight="251658250" behindDoc="1" locked="0" layoutInCell="1" allowOverlap="1" wp14:anchorId="02543B1C" wp14:editId="23D16AE9">
              <wp:simplePos x="0" y="0"/>
              <wp:positionH relativeFrom="column">
                <wp:align>left</wp:align>
              </wp:positionH>
              <wp:positionV relativeFrom="paragraph">
                <wp:posOffset>0</wp:posOffset>
              </wp:positionV>
              <wp:extent cx="3943350" cy="1857375"/>
              <wp:effectExtent l="0" t="0" r="0" b="9525"/>
              <wp:wrapSquare wrapText="bothSides"/>
              <wp:docPr id="13944525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7">
                        <a:extLst>
                          <a:ext uri="{28A0092B-C50C-407E-A947-70E740481C1C}">
                            <a14:useLocalDpi xmlns:a14="http://schemas.microsoft.com/office/drawing/2010/main" val="0"/>
                          </a:ext>
                        </a:extLst>
                      </a:blip>
                      <a:stretch>
                        <a:fillRect/>
                      </a:stretch>
                    </pic:blipFill>
                    <pic:spPr>
                      <a:xfrm>
                        <a:off x="0" y="0"/>
                        <a:ext cx="3943350" cy="1857375"/>
                      </a:xfrm>
                      <a:prstGeom prst="rect">
                        <a:avLst/>
                      </a:prstGeom>
                    </pic:spPr>
                  </pic:pic>
                </a:graphicData>
              </a:graphic>
              <wp14:sizeRelH relativeFrom="page">
                <wp14:pctWidth>0</wp14:pctWidth>
              </wp14:sizeRelH>
              <wp14:sizeRelV relativeFrom="page">
                <wp14:pctHeight>0</wp14:pctHeight>
              </wp14:sizeRelV>
            </wp:anchor>
          </w:drawing>
        </w:r>
      </w:ins>
      <w:del w:id="1084" w:author="Nguyen, Anh" w:date="2020-03-14T20:54:00Z">
        <w:r>
          <w:rPr>
            <w:noProof/>
          </w:rPr>
          <w:drawing>
            <wp:anchor distT="0" distB="0" distL="114300" distR="114300" simplePos="0" relativeHeight="251658251" behindDoc="0" locked="0" layoutInCell="1" allowOverlap="1" wp14:anchorId="5F08E86C" wp14:editId="004D0FC7">
              <wp:simplePos x="0" y="0"/>
              <wp:positionH relativeFrom="column">
                <wp:align>left</wp:align>
              </wp:positionH>
              <wp:positionV relativeFrom="paragraph">
                <wp:posOffset>0</wp:posOffset>
              </wp:positionV>
              <wp:extent cx="3943350" cy="1857375"/>
              <wp:effectExtent l="0" t="0" r="0" b="0"/>
              <wp:wrapSquare wrapText="bothSides"/>
              <wp:docPr id="571641865" name="image2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6.png"/>
                      <pic:cNvPicPr/>
                    </pic:nvPicPr>
                    <pic:blipFill>
                      <a:blip r:embed="rId38">
                        <a:extLst>
                          <a:ext uri="{28A0092B-C50C-407E-A947-70E740481C1C}">
                            <a14:useLocalDpi xmlns:a14="http://schemas.microsoft.com/office/drawing/2010/main" val="0"/>
                          </a:ext>
                        </a:extLst>
                      </a:blip>
                      <a:stretch>
                        <a:fillRect/>
                      </a:stretch>
                    </pic:blipFill>
                    <pic:spPr>
                      <a:xfrm>
                        <a:off x="0" y="0"/>
                        <a:ext cx="3943350" cy="1857375"/>
                      </a:xfrm>
                      <a:prstGeom prst="rect">
                        <a:avLst/>
                      </a:prstGeom>
                    </pic:spPr>
                  </pic:pic>
                </a:graphicData>
              </a:graphic>
              <wp14:sizeRelH relativeFrom="page">
                <wp14:pctWidth>0</wp14:pctWidth>
              </wp14:sizeRelH>
              <wp14:sizeRelV relativeFrom="page">
                <wp14:pctHeight>0</wp14:pctHeight>
              </wp14:sizeRelV>
            </wp:anchor>
          </w:drawing>
        </w:r>
      </w:del>
      <w:r w:rsidR="00413AA5">
        <w:rPr>
          <w:noProof/>
        </w:rPr>
        <w:drawing>
          <wp:anchor distT="114300" distB="114300" distL="114300" distR="114300" simplePos="0" relativeHeight="251658242" behindDoc="0" locked="0" layoutInCell="1" hidden="0" allowOverlap="1" wp14:anchorId="0A07E074" wp14:editId="6B11E080">
            <wp:simplePos x="0" y="0"/>
            <wp:positionH relativeFrom="margin">
              <wp:align>left</wp:align>
            </wp:positionH>
            <wp:positionV relativeFrom="paragraph">
              <wp:posOffset>9525</wp:posOffset>
            </wp:positionV>
            <wp:extent cx="2362200" cy="1247775"/>
            <wp:effectExtent l="0" t="0" r="0" b="9525"/>
            <wp:wrapSquare wrapText="bothSides" distT="114300" distB="114300" distL="114300" distR="11430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2362200" cy="1247775"/>
                    </a:xfrm>
                    <a:prstGeom prst="rect">
                      <a:avLst/>
                    </a:prstGeom>
                    <a:ln/>
                  </pic:spPr>
                </pic:pic>
              </a:graphicData>
            </a:graphic>
          </wp:anchor>
        </w:drawing>
      </w:r>
    </w:p>
    <w:p w14:paraId="000002F1" w14:textId="6CC35AC6" w:rsidR="00A95D10" w:rsidDel="00324D1E" w:rsidRDefault="00A95D10">
      <w:pPr>
        <w:jc w:val="both"/>
        <w:rPr>
          <w:del w:id="1085" w:author="Ki Min Lee" w:date="2020-03-14T23:02:00Z"/>
          <w:sz w:val="24"/>
          <w:szCs w:val="24"/>
        </w:rPr>
      </w:pPr>
    </w:p>
    <w:p w14:paraId="000002FA" w14:textId="63804F8E" w:rsidR="00A95D10" w:rsidRDefault="00A95D10">
      <w:pPr>
        <w:jc w:val="both"/>
        <w:rPr>
          <w:del w:id="1086" w:author="Ham, Yunee" w:date="2020-03-14T20:27:00Z"/>
          <w:sz w:val="24"/>
          <w:szCs w:val="24"/>
        </w:rPr>
      </w:pPr>
    </w:p>
    <w:p w14:paraId="0902E1C1" w14:textId="4D6BF270" w:rsidR="00C549F5" w:rsidDel="00324D1E" w:rsidRDefault="00C549F5">
      <w:pPr>
        <w:jc w:val="both"/>
        <w:rPr>
          <w:del w:id="1087" w:author="Ki Min Lee" w:date="2020-03-14T23:02:00Z"/>
          <w:sz w:val="24"/>
          <w:szCs w:val="24"/>
        </w:rPr>
      </w:pPr>
    </w:p>
    <w:p w14:paraId="000002FB" w14:textId="151B09ED" w:rsidR="00A95D10" w:rsidRDefault="00C1514F" w:rsidP="00324D1E">
      <w:pPr>
        <w:jc w:val="both"/>
        <w:rPr>
          <w:sz w:val="24"/>
          <w:szCs w:val="24"/>
        </w:rPr>
      </w:pPr>
      <w:r>
        <w:rPr>
          <w:sz w:val="24"/>
          <w:szCs w:val="24"/>
        </w:rPr>
        <w:t xml:space="preserve">The </w:t>
      </w:r>
      <w:proofErr w:type="spellStart"/>
      <w:r>
        <w:rPr>
          <w:sz w:val="24"/>
          <w:szCs w:val="24"/>
        </w:rPr>
        <w:t>Destination_Near</w:t>
      </w:r>
      <w:proofErr w:type="spellEnd"/>
      <w:r>
        <w:rPr>
          <w:sz w:val="24"/>
          <w:szCs w:val="24"/>
        </w:rPr>
        <w:t xml:space="preserve"> (Japan or China vs others), and </w:t>
      </w:r>
      <w:proofErr w:type="spellStart"/>
      <w:r>
        <w:rPr>
          <w:sz w:val="24"/>
          <w:szCs w:val="24"/>
        </w:rPr>
        <w:t>DepartureTime_Night</w:t>
      </w:r>
      <w:proofErr w:type="spellEnd"/>
      <w:r>
        <w:rPr>
          <w:sz w:val="24"/>
          <w:szCs w:val="24"/>
        </w:rPr>
        <w:t xml:space="preserve"> (redeye flight or regular) are the significant factors that affect customer choice behavior at </w:t>
      </w:r>
      <w:ins w:id="1088" w:author="Ham, Yunee" w:date="2020-03-14T20:16:00Z">
        <w:r w:rsidR="00351964">
          <w:rPr>
            <w:sz w:val="24"/>
            <w:szCs w:val="24"/>
          </w:rPr>
          <w:t xml:space="preserve">the </w:t>
        </w:r>
      </w:ins>
      <w:r>
        <w:rPr>
          <w:sz w:val="24"/>
          <w:szCs w:val="24"/>
        </w:rPr>
        <w:t xml:space="preserve">1% significance level. </w:t>
      </w:r>
      <w:proofErr w:type="spellStart"/>
      <w:r>
        <w:rPr>
          <w:sz w:val="24"/>
          <w:szCs w:val="24"/>
        </w:rPr>
        <w:t>Airline_KA</w:t>
      </w:r>
      <w:proofErr w:type="spellEnd"/>
      <w:r>
        <w:rPr>
          <w:sz w:val="24"/>
          <w:szCs w:val="24"/>
        </w:rPr>
        <w:t xml:space="preserve"> is significant at 5% level and </w:t>
      </w:r>
      <w:proofErr w:type="spellStart"/>
      <w:r>
        <w:rPr>
          <w:sz w:val="24"/>
          <w:szCs w:val="24"/>
        </w:rPr>
        <w:t>Nationality_Korean</w:t>
      </w:r>
      <w:proofErr w:type="spellEnd"/>
      <w:r>
        <w:rPr>
          <w:sz w:val="24"/>
          <w:szCs w:val="24"/>
        </w:rPr>
        <w:t xml:space="preserve"> is significant at 10% level. </w:t>
      </w:r>
    </w:p>
    <w:p w14:paraId="000002FC" w14:textId="5BA37776" w:rsidR="00A95D10" w:rsidRDefault="00A95D10">
      <w:pPr>
        <w:jc w:val="both"/>
        <w:rPr>
          <w:sz w:val="24"/>
          <w:szCs w:val="24"/>
        </w:rPr>
      </w:pPr>
    </w:p>
    <w:p w14:paraId="000002FD" w14:textId="482BD9C4" w:rsidR="00A95D10" w:rsidRDefault="00324D1E" w:rsidP="00324D1E">
      <w:pPr>
        <w:jc w:val="both"/>
        <w:rPr>
          <w:sz w:val="24"/>
          <w:szCs w:val="24"/>
        </w:rPr>
      </w:pPr>
      <w:ins w:id="1089" w:author="Ki Min Lee" w:date="2020-03-14T23:03:00Z">
        <w:r>
          <w:rPr>
            <w:sz w:val="24"/>
            <w:szCs w:val="24"/>
          </w:rPr>
          <w:t xml:space="preserve">    </w:t>
        </w:r>
      </w:ins>
      <w:r w:rsidR="00C1514F">
        <w:rPr>
          <w:sz w:val="24"/>
          <w:szCs w:val="24"/>
        </w:rPr>
        <w:t>The odd</w:t>
      </w:r>
      <w:ins w:id="1090" w:author="Ki Min Lee" w:date="2020-03-14T21:34:00Z">
        <w:r w:rsidR="003E6973">
          <w:rPr>
            <w:sz w:val="24"/>
            <w:szCs w:val="24"/>
          </w:rPr>
          <w:t>s</w:t>
        </w:r>
      </w:ins>
      <w:r w:rsidR="00C1514F">
        <w:rPr>
          <w:sz w:val="24"/>
          <w:szCs w:val="24"/>
        </w:rPr>
        <w:t xml:space="preserve"> ratio of </w:t>
      </w:r>
      <w:proofErr w:type="spellStart"/>
      <w:r w:rsidR="00C1514F">
        <w:rPr>
          <w:sz w:val="24"/>
          <w:szCs w:val="24"/>
        </w:rPr>
        <w:t>Nationality_Korean</w:t>
      </w:r>
      <w:proofErr w:type="spellEnd"/>
      <w:r w:rsidR="00C1514F">
        <w:rPr>
          <w:sz w:val="24"/>
          <w:szCs w:val="24"/>
        </w:rPr>
        <w:t xml:space="preserve"> is 0.43 meaning that being Korean has the odds of choosing GMP airport is 0.43 as large as non</w:t>
      </w:r>
      <w:r w:rsidR="00413AA5">
        <w:rPr>
          <w:sz w:val="24"/>
          <w:szCs w:val="24"/>
        </w:rPr>
        <w:t>-</w:t>
      </w:r>
      <w:r w:rsidR="00C1514F">
        <w:rPr>
          <w:sz w:val="24"/>
          <w:szCs w:val="24"/>
        </w:rPr>
        <w:t>Korean odds of choosing GMP airport controlling for all other variables. In other words, the estimated odds of choosing GMP airport are 57% lower for Korean Nationality. Given the knowledge that the majority of GMP flights are going to Japan or China, Destination plays a very important part in a customer’s airport choice. As we can see, estimated odds of choosing GMP airport are more than 1300% higher for customers going to China or Japan than who are going elsewhere. The odd</w:t>
      </w:r>
      <w:ins w:id="1091" w:author="Ki Min Lee" w:date="2020-03-14T21:22:00Z">
        <w:r w:rsidR="00F24EEE">
          <w:rPr>
            <w:sz w:val="24"/>
            <w:szCs w:val="24"/>
          </w:rPr>
          <w:t>s</w:t>
        </w:r>
      </w:ins>
      <w:r w:rsidR="00C1514F">
        <w:rPr>
          <w:sz w:val="24"/>
          <w:szCs w:val="24"/>
        </w:rPr>
        <w:t xml:space="preserve"> ratio of </w:t>
      </w:r>
      <w:proofErr w:type="spellStart"/>
      <w:r w:rsidR="00C1514F">
        <w:rPr>
          <w:sz w:val="24"/>
          <w:szCs w:val="24"/>
        </w:rPr>
        <w:t>NoTransport_Easy</w:t>
      </w:r>
      <w:proofErr w:type="spellEnd"/>
      <w:r w:rsidR="00C1514F">
        <w:rPr>
          <w:sz w:val="24"/>
          <w:szCs w:val="24"/>
        </w:rPr>
        <w:t xml:space="preserve"> is 3.36 meaning that the number of </w:t>
      </w:r>
      <w:r w:rsidR="00413AA5">
        <w:rPr>
          <w:sz w:val="24"/>
          <w:szCs w:val="24"/>
        </w:rPr>
        <w:t>transports</w:t>
      </w:r>
      <w:r w:rsidR="00C1514F">
        <w:rPr>
          <w:sz w:val="24"/>
          <w:szCs w:val="24"/>
        </w:rPr>
        <w:t xml:space="preserve"> being one has the odds of choosing GMP is 336% higher than the number of </w:t>
      </w:r>
      <w:r w:rsidR="00C549F5">
        <w:rPr>
          <w:sz w:val="24"/>
          <w:szCs w:val="24"/>
        </w:rPr>
        <w:t>transports</w:t>
      </w:r>
      <w:r w:rsidR="00C1514F">
        <w:rPr>
          <w:sz w:val="24"/>
          <w:szCs w:val="24"/>
        </w:rPr>
        <w:t xml:space="preserve"> being more than one. </w:t>
      </w:r>
    </w:p>
    <w:p w14:paraId="000002FE" w14:textId="77777777" w:rsidR="00A95D10" w:rsidRDefault="00A95D10">
      <w:pPr>
        <w:jc w:val="both"/>
        <w:rPr>
          <w:sz w:val="24"/>
          <w:szCs w:val="24"/>
        </w:rPr>
      </w:pPr>
    </w:p>
    <w:p w14:paraId="000002FF" w14:textId="029155D5" w:rsidR="00A95D10" w:rsidRDefault="00C1514F" w:rsidP="00227C99">
      <w:pPr>
        <w:ind w:firstLine="360"/>
        <w:jc w:val="both"/>
        <w:rPr>
          <w:sz w:val="24"/>
          <w:szCs w:val="24"/>
        </w:rPr>
        <w:pPrChange w:id="1092" w:author="Ki Min Lee" w:date="2020-03-14T22:57:00Z">
          <w:pPr>
            <w:jc w:val="both"/>
          </w:pPr>
        </w:pPrChange>
      </w:pPr>
      <w:r>
        <w:rPr>
          <w:sz w:val="24"/>
          <w:szCs w:val="24"/>
        </w:rPr>
        <w:t xml:space="preserve">The more transportations an air traveler </w:t>
      </w:r>
      <w:del w:id="1093" w:author="Nguyen, Anh" w:date="2020-03-14T21:04:00Z">
        <w:r>
          <w:rPr>
            <w:sz w:val="24"/>
            <w:szCs w:val="24"/>
          </w:rPr>
          <w:delText>has to</w:delText>
        </w:r>
      </w:del>
      <w:ins w:id="1094" w:author="Nguyen, Anh" w:date="2020-03-14T21:04:00Z">
        <w:r w:rsidR="006C7ABB">
          <w:rPr>
            <w:sz w:val="24"/>
            <w:szCs w:val="24"/>
          </w:rPr>
          <w:t>must</w:t>
        </w:r>
      </w:ins>
      <w:r>
        <w:rPr>
          <w:sz w:val="24"/>
          <w:szCs w:val="24"/>
        </w:rPr>
        <w:t xml:space="preserve"> use to get to the airport the more likely they will have to spend </w:t>
      </w:r>
      <w:ins w:id="1095" w:author="Nguyen, Anh" w:date="2020-03-14T21:04:00Z">
        <w:r w:rsidR="006C7ABB">
          <w:rPr>
            <w:sz w:val="24"/>
            <w:szCs w:val="24"/>
          </w:rPr>
          <w:t xml:space="preserve">longer </w:t>
        </w:r>
      </w:ins>
      <w:del w:id="1096" w:author="Nguyen, Anh" w:date="2020-03-14T21:04:00Z">
        <w:r>
          <w:rPr>
            <w:sz w:val="24"/>
            <w:szCs w:val="24"/>
          </w:rPr>
          <w:delText xml:space="preserve">more </w:delText>
        </w:r>
      </w:del>
      <w:r>
        <w:rPr>
          <w:sz w:val="24"/>
          <w:szCs w:val="24"/>
        </w:rPr>
        <w:t xml:space="preserve">time on the road to get there. For the </w:t>
      </w:r>
      <w:del w:id="1097" w:author="Nguyen, Anh" w:date="2020-03-14T21:04:00Z">
        <w:r>
          <w:rPr>
            <w:sz w:val="24"/>
            <w:szCs w:val="24"/>
          </w:rPr>
          <w:delText>2nd</w:delText>
        </w:r>
        <w:r>
          <w:rPr>
            <w:sz w:val="24"/>
            <w:szCs w:val="24"/>
          </w:rPr>
          <w:delText xml:space="preserve"> </w:delText>
        </w:r>
      </w:del>
      <w:ins w:id="1098" w:author="Nguyen, Anh" w:date="2020-03-14T21:04:00Z">
        <w:r w:rsidR="00C07656">
          <w:rPr>
            <w:sz w:val="24"/>
            <w:szCs w:val="24"/>
          </w:rPr>
          <w:t xml:space="preserve">logit </w:t>
        </w:r>
      </w:ins>
      <w:r>
        <w:rPr>
          <w:sz w:val="24"/>
          <w:szCs w:val="24"/>
        </w:rPr>
        <w:t>model</w:t>
      </w:r>
      <w:ins w:id="1099" w:author="Nguyen, Anh" w:date="2020-03-14T21:04:00Z">
        <w:r w:rsidR="00C07656">
          <w:rPr>
            <w:sz w:val="24"/>
            <w:szCs w:val="24"/>
          </w:rPr>
          <w:t xml:space="preserve"> </w:t>
        </w:r>
      </w:ins>
      <w:ins w:id="1100" w:author="Nguyen, Anh" w:date="2020-03-14T21:05:00Z">
        <w:r w:rsidR="00C07656">
          <w:rPr>
            <w:sz w:val="24"/>
            <w:szCs w:val="24"/>
          </w:rPr>
          <w:t>2</w:t>
        </w:r>
      </w:ins>
      <w:r>
        <w:rPr>
          <w:sz w:val="24"/>
          <w:szCs w:val="24"/>
        </w:rPr>
        <w:t xml:space="preserve"> above, we can see by substituting </w:t>
      </w:r>
      <w:proofErr w:type="spellStart"/>
      <w:r w:rsidR="005B13AB">
        <w:rPr>
          <w:sz w:val="24"/>
          <w:szCs w:val="24"/>
        </w:rPr>
        <w:t>AccesssTime</w:t>
      </w:r>
      <w:proofErr w:type="spellEnd"/>
      <w:r>
        <w:rPr>
          <w:sz w:val="24"/>
          <w:szCs w:val="24"/>
        </w:rPr>
        <w:t xml:space="preserve"> with </w:t>
      </w:r>
      <w:proofErr w:type="spellStart"/>
      <w:r>
        <w:rPr>
          <w:sz w:val="24"/>
          <w:szCs w:val="24"/>
        </w:rPr>
        <w:t>NoTransport_Easy</w:t>
      </w:r>
      <w:proofErr w:type="spellEnd"/>
      <w:r>
        <w:rPr>
          <w:sz w:val="24"/>
          <w:szCs w:val="24"/>
        </w:rPr>
        <w:t>, all other variables stayed significant in the model while reducing both AIC and BIC scores</w:t>
      </w:r>
      <w:ins w:id="1101" w:author="Nguyen, Anh" w:date="2020-03-14T22:26:00Z">
        <w:r w:rsidR="00E3409A">
          <w:rPr>
            <w:sz w:val="24"/>
            <w:szCs w:val="24"/>
          </w:rPr>
          <w:t xml:space="preserve"> and </w:t>
        </w:r>
        <w:r w:rsidR="00B1338D">
          <w:rPr>
            <w:sz w:val="24"/>
            <w:szCs w:val="24"/>
          </w:rPr>
          <w:t>increase R-square from 39% to 41%</w:t>
        </w:r>
      </w:ins>
      <w:r>
        <w:rPr>
          <w:sz w:val="24"/>
          <w:szCs w:val="24"/>
        </w:rPr>
        <w:t xml:space="preserve">. In addition, </w:t>
      </w:r>
      <w:proofErr w:type="spellStart"/>
      <w:r>
        <w:rPr>
          <w:sz w:val="24"/>
          <w:szCs w:val="24"/>
        </w:rPr>
        <w:t>NoTransport_Easy</w:t>
      </w:r>
      <w:proofErr w:type="spellEnd"/>
      <w:r>
        <w:rPr>
          <w:sz w:val="24"/>
          <w:szCs w:val="24"/>
        </w:rPr>
        <w:t xml:space="preserve"> is a lot more significant compared to </w:t>
      </w:r>
      <w:proofErr w:type="spellStart"/>
      <w:r w:rsidR="005B13AB">
        <w:rPr>
          <w:sz w:val="24"/>
          <w:szCs w:val="24"/>
        </w:rPr>
        <w:t>AccesssTime</w:t>
      </w:r>
      <w:proofErr w:type="spellEnd"/>
      <w:r>
        <w:rPr>
          <w:sz w:val="24"/>
          <w:szCs w:val="24"/>
        </w:rPr>
        <w:t xml:space="preserve"> </w:t>
      </w:r>
      <w:del w:id="1102" w:author="Nguyen, Anh" w:date="2020-03-14T21:05:00Z">
        <w:r>
          <w:rPr>
            <w:sz w:val="24"/>
            <w:szCs w:val="24"/>
          </w:rPr>
          <w:delText>and also</w:delText>
        </w:r>
      </w:del>
      <w:ins w:id="1103" w:author="Nguyen, Anh" w:date="2020-03-14T21:05:00Z">
        <w:r w:rsidR="00DC23F8">
          <w:rPr>
            <w:sz w:val="24"/>
            <w:szCs w:val="24"/>
          </w:rPr>
          <w:t>and</w:t>
        </w:r>
      </w:ins>
      <w:r>
        <w:rPr>
          <w:sz w:val="24"/>
          <w:szCs w:val="24"/>
        </w:rPr>
        <w:t xml:space="preserve"> has bigger magnitude. We can say that model 2 is closer to the true underlying reasons and most likely be the true model.</w:t>
      </w:r>
      <w:ins w:id="1104" w:author="Nguyen, Anh" w:date="2020-03-14T22:25:00Z">
        <w:r w:rsidR="0030472F">
          <w:rPr>
            <w:sz w:val="24"/>
            <w:szCs w:val="24"/>
          </w:rPr>
          <w:t xml:space="preserve"> </w:t>
        </w:r>
      </w:ins>
    </w:p>
    <w:p w14:paraId="00000300" w14:textId="2EF0EA2D" w:rsidR="00A95D10" w:rsidRDefault="00A95D10">
      <w:pPr>
        <w:jc w:val="both"/>
        <w:rPr>
          <w:sz w:val="24"/>
          <w:szCs w:val="24"/>
        </w:rPr>
      </w:pPr>
    </w:p>
    <w:p w14:paraId="1440BE5D" w14:textId="5F7E9CA1" w:rsidR="00A95D10" w:rsidRDefault="00187B87">
      <w:pPr>
        <w:numPr>
          <w:ilvl w:val="0"/>
          <w:numId w:val="2"/>
        </w:numPr>
        <w:jc w:val="both"/>
        <w:rPr>
          <w:sz w:val="24"/>
          <w:szCs w:val="24"/>
        </w:rPr>
      </w:pPr>
      <w:ins w:id="1105" w:author="Ham, Yunee" w:date="2020-03-14T20:30:00Z">
        <w:r>
          <w:rPr>
            <w:b/>
            <w:sz w:val="24"/>
            <w:szCs w:val="24"/>
          </w:rPr>
          <w:t xml:space="preserve">Logistic Regression - </w:t>
        </w:r>
      </w:ins>
      <w:r w:rsidR="00C1514F">
        <w:rPr>
          <w:b/>
          <w:sz w:val="24"/>
          <w:szCs w:val="24"/>
        </w:rPr>
        <w:t>Airline choice</w:t>
      </w:r>
      <w:ins w:id="1106" w:author="Ham, Yunee" w:date="2020-03-14T20:30:00Z">
        <w:r w:rsidR="006105A6">
          <w:rPr>
            <w:b/>
            <w:sz w:val="24"/>
            <w:szCs w:val="24"/>
          </w:rPr>
          <w:t xml:space="preserve"> model</w:t>
        </w:r>
      </w:ins>
      <w:r w:rsidR="00C1514F">
        <w:rPr>
          <w:b/>
          <w:sz w:val="24"/>
          <w:szCs w:val="24"/>
        </w:rPr>
        <w:t xml:space="preserve">: </w:t>
      </w:r>
    </w:p>
    <w:p w14:paraId="60CB9613" w14:textId="77777777" w:rsidR="00A95D10" w:rsidRDefault="00A95D10">
      <w:pPr>
        <w:jc w:val="both"/>
        <w:rPr>
          <w:sz w:val="24"/>
          <w:szCs w:val="24"/>
        </w:rPr>
      </w:pPr>
    </w:p>
    <w:p w14:paraId="00000303" w14:textId="5CF3A1E7" w:rsidR="00A95D10" w:rsidRDefault="00C1514F" w:rsidP="00227C99">
      <w:pPr>
        <w:ind w:firstLine="360"/>
        <w:jc w:val="both"/>
        <w:rPr>
          <w:sz w:val="24"/>
          <w:szCs w:val="24"/>
        </w:rPr>
        <w:pPrChange w:id="1107" w:author="Ki Min Lee" w:date="2020-03-14T22:57:00Z">
          <w:pPr>
            <w:jc w:val="both"/>
          </w:pPr>
        </w:pPrChange>
      </w:pPr>
      <w:r>
        <w:rPr>
          <w:sz w:val="24"/>
          <w:szCs w:val="24"/>
        </w:rPr>
        <w:t xml:space="preserve">All the airlines are not shaped by the same set of facilities. These facilities may matter to some passengers and may not. However logically, there are some common factors that probably come into play every now and then while choosing an airline. Among which, age is a crucial factor i.e. a large portion of </w:t>
      </w:r>
      <w:r w:rsidR="00BA4CB2" w:rsidRPr="00477A57">
        <w:rPr>
          <w:sz w:val="24"/>
          <w:szCs w:val="24"/>
        </w:rPr>
        <w:t>travelers</w:t>
      </w:r>
      <w:r>
        <w:rPr>
          <w:sz w:val="24"/>
          <w:szCs w:val="24"/>
        </w:rPr>
        <w:t xml:space="preserve"> over 35 years old tend to go for airlines with great services and facilities. They prefer comfort over anything whereas young people put relatively more focus on other factors. Varying on the capacity of airports, they operate flights and most of the time do not share the same list of airlines. Hence, airports also affect the decision of choosing an airline. Generally</w:t>
      </w:r>
      <w:r w:rsidR="00413AA5" w:rsidRPr="00477A57">
        <w:rPr>
          <w:sz w:val="24"/>
          <w:szCs w:val="24"/>
        </w:rPr>
        <w:t>,</w:t>
      </w:r>
      <w:r>
        <w:rPr>
          <w:sz w:val="24"/>
          <w:szCs w:val="24"/>
        </w:rPr>
        <w:t xml:space="preserve"> passengers are price sensitive and choose an airline which offers a flight within their budget</w:t>
      </w:r>
      <w:r w:rsidR="00BA4CB2" w:rsidRPr="00477A57">
        <w:rPr>
          <w:sz w:val="24"/>
          <w:szCs w:val="24"/>
        </w:rPr>
        <w:t>;</w:t>
      </w:r>
      <w:r>
        <w:rPr>
          <w:sz w:val="24"/>
          <w:szCs w:val="24"/>
        </w:rPr>
        <w:t xml:space="preserve"> hence airfare is an important factor to include in the model. Over and above, destination is always the first filter for the passenger in order to choose an airline and as not all airlines always operate to the same destination, it proved to be significant for the model. </w:t>
      </w:r>
    </w:p>
    <w:p w14:paraId="00000304" w14:textId="09971235" w:rsidR="00A95D10" w:rsidRDefault="00477A57">
      <w:pPr>
        <w:jc w:val="both"/>
        <w:rPr>
          <w:sz w:val="24"/>
          <w:szCs w:val="24"/>
        </w:rPr>
      </w:pPr>
      <w:r>
        <w:rPr>
          <w:noProof/>
        </w:rPr>
        <w:lastRenderedPageBreak/>
        <w:drawing>
          <wp:anchor distT="0" distB="0" distL="114300" distR="114300" simplePos="0" relativeHeight="251658243" behindDoc="1" locked="0" layoutInCell="1" allowOverlap="1" wp14:anchorId="16202D0B" wp14:editId="181076CB">
            <wp:simplePos x="0" y="0"/>
            <wp:positionH relativeFrom="margin">
              <wp:posOffset>4331335</wp:posOffset>
            </wp:positionH>
            <wp:positionV relativeFrom="paragraph">
              <wp:posOffset>179070</wp:posOffset>
            </wp:positionV>
            <wp:extent cx="2254885" cy="3857625"/>
            <wp:effectExtent l="19050" t="19050" r="12065" b="28575"/>
            <wp:wrapTight wrapText="bothSides">
              <wp:wrapPolygon edited="0">
                <wp:start x="-182" y="-107"/>
                <wp:lineTo x="-182" y="21653"/>
                <wp:lineTo x="21533" y="21653"/>
                <wp:lineTo x="21533" y="-107"/>
                <wp:lineTo x="-182" y="-107"/>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54885" cy="385762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00000305" w14:textId="3A9326B3" w:rsidR="00A95D10" w:rsidRDefault="00C1514F">
      <w:pPr>
        <w:jc w:val="both"/>
        <w:rPr>
          <w:sz w:val="24"/>
          <w:szCs w:val="24"/>
        </w:rPr>
      </w:pPr>
      <w:r>
        <w:rPr>
          <w:sz w:val="24"/>
          <w:szCs w:val="24"/>
        </w:rPr>
        <w:t xml:space="preserve">We developed two models: </w:t>
      </w:r>
      <w:del w:id="1108" w:author="Nguyen, Anh" w:date="2020-03-14T22:38:00Z">
        <w:r>
          <w:rPr>
            <w:sz w:val="24"/>
            <w:szCs w:val="24"/>
          </w:rPr>
          <w:delText xml:space="preserve">LCC vs. Others </w:delText>
        </w:r>
      </w:del>
      <w:del w:id="1109" w:author="Nguyen, Anh" w:date="2020-03-14T22:39:00Z">
        <w:r>
          <w:rPr>
            <w:sz w:val="24"/>
            <w:szCs w:val="24"/>
          </w:rPr>
          <w:delText xml:space="preserve">and </w:delText>
        </w:r>
      </w:del>
      <w:r>
        <w:rPr>
          <w:sz w:val="24"/>
          <w:szCs w:val="24"/>
        </w:rPr>
        <w:t>Big Korean Airlines vs. Others</w:t>
      </w:r>
      <w:ins w:id="1110" w:author="Nguyen, Anh" w:date="2020-03-14T22:38:00Z">
        <w:r w:rsidR="00077212">
          <w:rPr>
            <w:sz w:val="24"/>
            <w:szCs w:val="24"/>
          </w:rPr>
          <w:t xml:space="preserve"> and LCC vs. Others.</w:t>
        </w:r>
      </w:ins>
      <w:del w:id="1111" w:author="Nguyen, Anh" w:date="2020-03-14T22:38:00Z">
        <w:r>
          <w:rPr>
            <w:sz w:val="24"/>
            <w:szCs w:val="24"/>
          </w:rPr>
          <w:delText xml:space="preserve">.  </w:delText>
        </w:r>
      </w:del>
    </w:p>
    <w:p w14:paraId="00000306" w14:textId="77777777" w:rsidR="00A95D10" w:rsidRDefault="00A95D10">
      <w:pPr>
        <w:jc w:val="both"/>
        <w:rPr>
          <w:sz w:val="24"/>
          <w:szCs w:val="24"/>
        </w:rPr>
      </w:pPr>
    </w:p>
    <w:p w14:paraId="2E4CCBCF" w14:textId="54F342EA" w:rsidR="00637034" w:rsidRDefault="00BD53B0" w:rsidP="00227C99">
      <w:pPr>
        <w:ind w:firstLine="720"/>
        <w:jc w:val="both"/>
        <w:rPr>
          <w:sz w:val="24"/>
          <w:szCs w:val="24"/>
        </w:rPr>
        <w:pPrChange w:id="1112" w:author="Ki Min Lee" w:date="2020-03-14T22:57:00Z">
          <w:pPr>
            <w:jc w:val="both"/>
          </w:pPr>
        </w:pPrChange>
      </w:pPr>
      <w:r>
        <w:rPr>
          <w:sz w:val="24"/>
          <w:szCs w:val="24"/>
        </w:rPr>
        <w:t>After rounds of testing</w:t>
      </w:r>
      <w:r w:rsidR="008D7B04">
        <w:rPr>
          <w:sz w:val="24"/>
          <w:szCs w:val="24"/>
        </w:rPr>
        <w:t>, comparing AIC scores between models</w:t>
      </w:r>
      <w:r>
        <w:rPr>
          <w:sz w:val="24"/>
          <w:szCs w:val="24"/>
        </w:rPr>
        <w:t xml:space="preserve"> and referring to our Decision Tree, we found that Airfare and Destination play very important roles on customer’s choice whether they want to use low-cost airline or </w:t>
      </w:r>
      <w:r w:rsidR="00150814">
        <w:rPr>
          <w:sz w:val="24"/>
          <w:szCs w:val="24"/>
        </w:rPr>
        <w:t>not</w:t>
      </w:r>
      <w:r>
        <w:rPr>
          <w:sz w:val="24"/>
          <w:szCs w:val="24"/>
        </w:rPr>
        <w:t xml:space="preserve">. While for </w:t>
      </w:r>
      <w:r w:rsidR="00C1514F">
        <w:rPr>
          <w:sz w:val="24"/>
          <w:szCs w:val="24"/>
        </w:rPr>
        <w:t xml:space="preserve">the </w:t>
      </w:r>
      <w:r w:rsidR="00B05A2F">
        <w:rPr>
          <w:sz w:val="24"/>
          <w:szCs w:val="24"/>
        </w:rPr>
        <w:t xml:space="preserve">decision between using well known airline or not were </w:t>
      </w:r>
      <w:r w:rsidR="0028560B">
        <w:rPr>
          <w:sz w:val="24"/>
          <w:szCs w:val="24"/>
        </w:rPr>
        <w:t xml:space="preserve">significantly described by the Airport </w:t>
      </w:r>
      <w:r w:rsidR="006D3006">
        <w:rPr>
          <w:sz w:val="24"/>
          <w:szCs w:val="24"/>
        </w:rPr>
        <w:t xml:space="preserve">selection, </w:t>
      </w:r>
      <w:r w:rsidR="008D41EC">
        <w:rPr>
          <w:sz w:val="24"/>
          <w:szCs w:val="24"/>
        </w:rPr>
        <w:t xml:space="preserve">Destination, along with the age range and Airfare. </w:t>
      </w:r>
    </w:p>
    <w:p w14:paraId="25F9029C" w14:textId="77777777" w:rsidR="00BD53B0" w:rsidRDefault="00BD53B0">
      <w:pPr>
        <w:jc w:val="both"/>
        <w:rPr>
          <w:noProof/>
        </w:rPr>
      </w:pPr>
    </w:p>
    <w:p w14:paraId="00000307" w14:textId="62C9171F" w:rsidR="00A95D10" w:rsidRDefault="00F2746A" w:rsidP="00227C99">
      <w:pPr>
        <w:ind w:firstLine="720"/>
        <w:jc w:val="both"/>
        <w:rPr>
          <w:sz w:val="24"/>
          <w:szCs w:val="24"/>
        </w:rPr>
        <w:pPrChange w:id="1113" w:author="Ki Min Lee" w:date="2020-03-14T22:57:00Z">
          <w:pPr>
            <w:jc w:val="both"/>
          </w:pPr>
        </w:pPrChange>
      </w:pPr>
      <w:r>
        <w:rPr>
          <w:sz w:val="24"/>
          <w:szCs w:val="24"/>
        </w:rPr>
        <w:t>T</w:t>
      </w:r>
      <w:r w:rsidR="004F0F57">
        <w:rPr>
          <w:sz w:val="24"/>
          <w:szCs w:val="24"/>
        </w:rPr>
        <w:t xml:space="preserve">he </w:t>
      </w:r>
      <w:r>
        <w:rPr>
          <w:sz w:val="24"/>
          <w:szCs w:val="24"/>
        </w:rPr>
        <w:t>LCC</w:t>
      </w:r>
      <w:r w:rsidR="00C1514F">
        <w:rPr>
          <w:sz w:val="24"/>
          <w:szCs w:val="24"/>
        </w:rPr>
        <w:t xml:space="preserve"> model </w:t>
      </w:r>
      <w:r w:rsidR="00D70F32">
        <w:rPr>
          <w:sz w:val="24"/>
          <w:szCs w:val="24"/>
        </w:rPr>
        <w:t>is</w:t>
      </w:r>
      <w:r w:rsidR="004F0F57">
        <w:rPr>
          <w:sz w:val="24"/>
          <w:szCs w:val="24"/>
        </w:rPr>
        <w:t xml:space="preserve"> </w:t>
      </w:r>
      <w:r w:rsidR="00C1514F">
        <w:rPr>
          <w:sz w:val="24"/>
          <w:szCs w:val="24"/>
        </w:rPr>
        <w:t>where we want to determine what drives customers to choose the low</w:t>
      </w:r>
      <w:r w:rsidR="00413AA5">
        <w:rPr>
          <w:sz w:val="24"/>
          <w:szCs w:val="24"/>
        </w:rPr>
        <w:t>-</w:t>
      </w:r>
      <w:r w:rsidR="00C1514F">
        <w:rPr>
          <w:sz w:val="24"/>
          <w:szCs w:val="24"/>
        </w:rPr>
        <w:t xml:space="preserve">cost airline instead of others. Since there is only a small number of observations for LCC, we took a sample size of 81 for customers who chose different airlines than LCC.  We ran our model on the dataset of 162 observations with 81 customers who chose LCC (as class 1) and 81 is a random sample of customers who chose the other three airlines (as class 0). </w:t>
      </w:r>
    </w:p>
    <w:p w14:paraId="00000308" w14:textId="7A8A2648" w:rsidR="00A95D10" w:rsidRDefault="00A95D10">
      <w:pPr>
        <w:jc w:val="both"/>
        <w:rPr>
          <w:sz w:val="24"/>
          <w:szCs w:val="24"/>
        </w:rPr>
      </w:pPr>
    </w:p>
    <w:p w14:paraId="00E4823B" w14:textId="77777777" w:rsidR="00477A57" w:rsidRDefault="00477A57">
      <w:pPr>
        <w:jc w:val="both"/>
        <w:rPr>
          <w:sz w:val="24"/>
          <w:szCs w:val="24"/>
        </w:rPr>
      </w:pPr>
    </w:p>
    <w:p w14:paraId="4EFFDF5F" w14:textId="77777777" w:rsidR="00477A57" w:rsidRDefault="00477A57">
      <w:pPr>
        <w:jc w:val="both"/>
        <w:rPr>
          <w:sz w:val="24"/>
          <w:szCs w:val="24"/>
        </w:rPr>
      </w:pPr>
    </w:p>
    <w:p w14:paraId="48906570" w14:textId="77777777" w:rsidR="00477A57" w:rsidRDefault="00477A57">
      <w:pPr>
        <w:jc w:val="both"/>
        <w:rPr>
          <w:sz w:val="24"/>
          <w:szCs w:val="24"/>
        </w:rPr>
      </w:pPr>
    </w:p>
    <w:p w14:paraId="7721FCD7" w14:textId="77777777" w:rsidR="00477A57" w:rsidRDefault="00477A57">
      <w:pPr>
        <w:jc w:val="both"/>
        <w:rPr>
          <w:sz w:val="24"/>
          <w:szCs w:val="24"/>
        </w:rPr>
      </w:pPr>
    </w:p>
    <w:p w14:paraId="3FBB4005" w14:textId="7ACCC224" w:rsidR="000B1630" w:rsidRDefault="000B1630" w:rsidP="00077212">
      <w:pPr>
        <w:jc w:val="left"/>
        <w:rPr>
          <w:del w:id="1114" w:author="Nguyen, Anh" w:date="2020-03-14T22:38:00Z"/>
          <w:sz w:val="24"/>
          <w:szCs w:val="24"/>
        </w:rPr>
      </w:pPr>
    </w:p>
    <w:p w14:paraId="75577E65" w14:textId="77777777" w:rsidR="00077212" w:rsidRDefault="00077212">
      <w:pPr>
        <w:jc w:val="both"/>
        <w:rPr>
          <w:ins w:id="1115" w:author="Nguyen, Anh" w:date="2020-03-14T22:38:00Z"/>
          <w:sz w:val="24"/>
          <w:szCs w:val="24"/>
        </w:rPr>
      </w:pPr>
    </w:p>
    <w:p w14:paraId="1406C87E" w14:textId="77777777" w:rsidR="00077212" w:rsidRDefault="00077212">
      <w:pPr>
        <w:jc w:val="both"/>
        <w:rPr>
          <w:ins w:id="1116" w:author="Nguyen, Anh" w:date="2020-03-14T22:38:00Z"/>
          <w:sz w:val="24"/>
          <w:szCs w:val="24"/>
        </w:rPr>
      </w:pPr>
    </w:p>
    <w:p w14:paraId="49D30106" w14:textId="77777777" w:rsidR="00077212" w:rsidRDefault="00077212">
      <w:pPr>
        <w:jc w:val="both"/>
        <w:rPr>
          <w:ins w:id="1117" w:author="Nguyen, Anh" w:date="2020-03-14T22:38:00Z"/>
          <w:sz w:val="24"/>
          <w:szCs w:val="24"/>
        </w:rPr>
      </w:pPr>
    </w:p>
    <w:p w14:paraId="6AF60200" w14:textId="77777777" w:rsidR="00077212" w:rsidRDefault="00077212">
      <w:pPr>
        <w:jc w:val="both"/>
        <w:rPr>
          <w:ins w:id="1118" w:author="Nguyen, Anh" w:date="2020-03-14T22:38:00Z"/>
          <w:sz w:val="24"/>
          <w:szCs w:val="24"/>
        </w:rPr>
      </w:pPr>
    </w:p>
    <w:p w14:paraId="53566F48" w14:textId="77777777" w:rsidR="00077212" w:rsidRDefault="00077212" w:rsidP="00077212">
      <w:pPr>
        <w:jc w:val="left"/>
        <w:rPr>
          <w:ins w:id="1119" w:author="Nguyen, Anh" w:date="2020-03-14T22:37:00Z"/>
        </w:rPr>
      </w:pPr>
    </w:p>
    <w:p w14:paraId="35F81019" w14:textId="11908FF6" w:rsidR="00077212" w:rsidRPr="001F7E8B" w:rsidRDefault="00077212" w:rsidP="00077212">
      <w:pPr>
        <w:jc w:val="left"/>
        <w:rPr>
          <w:ins w:id="1120" w:author="Nguyen, Anh" w:date="2020-03-14T22:37:00Z"/>
          <w:b/>
        </w:rPr>
      </w:pPr>
      <w:ins w:id="1121" w:author="Nguyen, Anh" w:date="2020-03-14T22:37:00Z">
        <w:r>
          <w:rPr>
            <w:noProof/>
          </w:rPr>
          <w:drawing>
            <wp:anchor distT="0" distB="0" distL="114300" distR="114300" simplePos="0" relativeHeight="251658274" behindDoc="0" locked="0" layoutInCell="1" allowOverlap="1" wp14:anchorId="3C6E97CF" wp14:editId="2994F35A">
              <wp:simplePos x="0" y="0"/>
              <wp:positionH relativeFrom="margin">
                <wp:align>left</wp:align>
              </wp:positionH>
              <wp:positionV relativeFrom="paragraph">
                <wp:posOffset>228600</wp:posOffset>
              </wp:positionV>
              <wp:extent cx="6515100" cy="2743200"/>
              <wp:effectExtent l="19050" t="19050" r="19050" b="19050"/>
              <wp:wrapSquare wrapText="bothSides"/>
              <wp:docPr id="63" name="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1.png"/>
                      <pic:cNvPicPr/>
                    </pic:nvPicPr>
                    <pic:blipFill>
                      <a:blip r:embed="rId41">
                        <a:extLst>
                          <a:ext uri="{28A0092B-C50C-407E-A947-70E740481C1C}">
                            <a14:useLocalDpi xmlns:a14="http://schemas.microsoft.com/office/drawing/2010/main" val="0"/>
                          </a:ext>
                        </a:extLst>
                      </a:blip>
                      <a:stretch>
                        <a:fillRect/>
                      </a:stretch>
                    </pic:blipFill>
                    <pic:spPr>
                      <a:xfrm>
                        <a:off x="0" y="0"/>
                        <a:ext cx="6515100" cy="27432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Pr="001F7E8B">
          <w:rPr>
            <w:b/>
          </w:rPr>
          <w:t xml:space="preserve">Major Korean Airlines (KE, OZ) vs </w:t>
        </w:r>
        <w:proofErr w:type="gramStart"/>
        <w:r w:rsidRPr="001F7E8B">
          <w:rPr>
            <w:b/>
          </w:rPr>
          <w:t>Other</w:t>
        </w:r>
        <w:proofErr w:type="gramEnd"/>
        <w:r w:rsidRPr="001F7E8B">
          <w:rPr>
            <w:b/>
          </w:rPr>
          <w:t xml:space="preserve"> Airlines Logit Model: </w:t>
        </w:r>
      </w:ins>
    </w:p>
    <w:p w14:paraId="58454F76" w14:textId="0D37251C" w:rsidR="00077212" w:rsidRPr="001F7E8B" w:rsidRDefault="00077212" w:rsidP="00077212">
      <w:pPr>
        <w:jc w:val="both"/>
        <w:rPr>
          <w:ins w:id="1122" w:author="Nguyen, Anh" w:date="2020-03-14T22:37:00Z"/>
          <w:b/>
        </w:rPr>
      </w:pPr>
      <w:ins w:id="1123" w:author="Nguyen, Anh" w:date="2020-03-14T22:37:00Z">
        <w:r>
          <w:t xml:space="preserve"> </w:t>
        </w:r>
        <w:r w:rsidRPr="001F7E8B">
          <w:rPr>
            <w:b/>
          </w:rPr>
          <w:t>AIC: 393    BIC: 411.8</w:t>
        </w:r>
      </w:ins>
    </w:p>
    <w:p w14:paraId="76063A81" w14:textId="225B76A1" w:rsidR="00077212" w:rsidRDefault="00077212" w:rsidP="00077212">
      <w:pPr>
        <w:rPr>
          <w:ins w:id="1124" w:author="Nguyen, Anh" w:date="2020-03-14T22:37:00Z"/>
        </w:rPr>
      </w:pPr>
    </w:p>
    <w:p w14:paraId="67FF627E" w14:textId="29E2B38A" w:rsidR="00077212" w:rsidRDefault="00077212" w:rsidP="00077212">
      <w:pPr>
        <w:rPr>
          <w:ins w:id="1125" w:author="Nguyen, Anh" w:date="2020-03-14T22:37:00Z"/>
        </w:rPr>
      </w:pPr>
      <w:ins w:id="1126" w:author="Nguyen, Anh" w:date="2020-03-14T22:37:00Z">
        <w:r>
          <w:rPr>
            <w:noProof/>
          </w:rPr>
          <w:drawing>
            <wp:anchor distT="0" distB="0" distL="114300" distR="114300" simplePos="0" relativeHeight="251658263" behindDoc="1" locked="0" layoutInCell="1" allowOverlap="1" wp14:anchorId="7299FAFE" wp14:editId="790E7FAF">
              <wp:simplePos x="0" y="0"/>
              <wp:positionH relativeFrom="margin">
                <wp:align>right</wp:align>
              </wp:positionH>
              <wp:positionV relativeFrom="paragraph">
                <wp:posOffset>0</wp:posOffset>
              </wp:positionV>
              <wp:extent cx="3924300" cy="1800225"/>
              <wp:effectExtent l="0" t="0" r="0" b="9525"/>
              <wp:wrapSquare wrapText="bothSides"/>
              <wp:docPr id="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42">
                        <a:extLst>
                          <a:ext uri="{28A0092B-C50C-407E-A947-70E740481C1C}">
                            <a14:useLocalDpi xmlns:a14="http://schemas.microsoft.com/office/drawing/2010/main" val="0"/>
                          </a:ext>
                        </a:extLst>
                      </a:blip>
                      <a:stretch>
                        <a:fillRect/>
                      </a:stretch>
                    </pic:blipFill>
                    <pic:spPr>
                      <a:xfrm>
                        <a:off x="0" y="0"/>
                        <a:ext cx="3924300" cy="1800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114300" distB="114300" distL="114300" distR="114300" simplePos="0" relativeHeight="251658264" behindDoc="0" locked="0" layoutInCell="1" hidden="0" allowOverlap="1" wp14:anchorId="3C7C596C" wp14:editId="190A13C4">
              <wp:simplePos x="0" y="0"/>
              <wp:positionH relativeFrom="margin">
                <wp:align>left</wp:align>
              </wp:positionH>
              <wp:positionV relativeFrom="paragraph">
                <wp:posOffset>9525</wp:posOffset>
              </wp:positionV>
              <wp:extent cx="2362200" cy="1057275"/>
              <wp:effectExtent l="0" t="0" r="0" b="9525"/>
              <wp:wrapSquare wrapText="bothSides" distT="114300" distB="114300" distL="114300" distR="114300"/>
              <wp:docPr id="6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2362200" cy="1057275"/>
                      </a:xfrm>
                      <a:prstGeom prst="rect">
                        <a:avLst/>
                      </a:prstGeom>
                      <a:ln/>
                    </pic:spPr>
                  </pic:pic>
                </a:graphicData>
              </a:graphic>
            </wp:anchor>
          </w:drawing>
        </w:r>
      </w:ins>
    </w:p>
    <w:p w14:paraId="4B7270E3" w14:textId="43708C83" w:rsidR="00077212" w:rsidRDefault="00077212" w:rsidP="00077212">
      <w:pPr>
        <w:jc w:val="left"/>
        <w:rPr>
          <w:ins w:id="1127" w:author="Nguyen, Anh" w:date="2020-03-14T22:37:00Z"/>
        </w:rPr>
      </w:pPr>
    </w:p>
    <w:p w14:paraId="00618AA3" w14:textId="77777777" w:rsidR="00077212" w:rsidRDefault="00077212" w:rsidP="00077212">
      <w:pPr>
        <w:rPr>
          <w:ins w:id="1128" w:author="Nguyen, Anh" w:date="2020-03-14T22:37:00Z"/>
        </w:rPr>
      </w:pPr>
    </w:p>
    <w:p w14:paraId="39103E58" w14:textId="77777777" w:rsidR="00077212" w:rsidRDefault="00077212" w:rsidP="00077212">
      <w:pPr>
        <w:rPr>
          <w:ins w:id="1129" w:author="Nguyen, Anh" w:date="2020-03-14T22:37:00Z"/>
        </w:rPr>
      </w:pPr>
    </w:p>
    <w:p w14:paraId="3F34997A" w14:textId="77777777" w:rsidR="00077212" w:rsidRDefault="00077212" w:rsidP="00227C99">
      <w:pPr>
        <w:ind w:firstLine="720"/>
        <w:jc w:val="both"/>
        <w:rPr>
          <w:ins w:id="1130" w:author="Nguyen, Anh" w:date="2020-03-14T22:37:00Z"/>
          <w:sz w:val="24"/>
          <w:szCs w:val="24"/>
        </w:rPr>
        <w:pPrChange w:id="1131" w:author="Ki Min Lee" w:date="2020-03-14T22:57:00Z">
          <w:pPr>
            <w:jc w:val="both"/>
          </w:pPr>
        </w:pPrChange>
      </w:pPr>
      <w:ins w:id="1132" w:author="Nguyen, Anh" w:date="2020-03-14T22:37:00Z">
        <w:r>
          <w:rPr>
            <w:sz w:val="24"/>
            <w:szCs w:val="24"/>
          </w:rPr>
          <w:t xml:space="preserve">The Destination (Japan or China vs other), and Airport (GMP or ICN) are the significant factors that affect customer choice behavior at 1% significance level. Airfare and Age whether below 35 or not affect customer’s choice at 5% significance level. </w:t>
        </w:r>
      </w:ins>
    </w:p>
    <w:p w14:paraId="5FF0A793" w14:textId="77777777" w:rsidR="00077212" w:rsidRDefault="00077212" w:rsidP="00077212">
      <w:pPr>
        <w:jc w:val="both"/>
        <w:rPr>
          <w:ins w:id="1133" w:author="Nguyen, Anh" w:date="2020-03-14T22:37:00Z"/>
        </w:rPr>
      </w:pPr>
    </w:p>
    <w:p w14:paraId="2E598C78" w14:textId="77777777" w:rsidR="00077212" w:rsidRDefault="00077212" w:rsidP="00227C99">
      <w:pPr>
        <w:ind w:firstLine="720"/>
        <w:jc w:val="both"/>
        <w:rPr>
          <w:ins w:id="1134" w:author="Nguyen, Anh" w:date="2020-03-14T22:37:00Z"/>
        </w:rPr>
        <w:pPrChange w:id="1135" w:author="Ki Min Lee" w:date="2020-03-14T22:57:00Z">
          <w:pPr>
            <w:jc w:val="both"/>
          </w:pPr>
        </w:pPrChange>
      </w:pPr>
      <w:ins w:id="1136" w:author="Nguyen, Anh" w:date="2020-03-14T22:37:00Z">
        <w:r>
          <w:t xml:space="preserve">The two largest Korean airlines are Korean Air and Asiana, with strong reputation, we expect to see slightly higher airfare rates for this group. Based on our model, for every 10,000 won increase in Airfare the customer’s odds of choosing Korean Air or Asiana increases by 2%. In addition, older people tend to choose the better reputation airlines results in the estimated odds of choosing big name airlines are 54% lower among customers who are 35 years old or lower. </w:t>
        </w:r>
      </w:ins>
    </w:p>
    <w:p w14:paraId="7D14880F" w14:textId="5349048A" w:rsidR="000B1630" w:rsidRDefault="000B1630">
      <w:pPr>
        <w:jc w:val="both"/>
        <w:rPr>
          <w:sz w:val="24"/>
          <w:szCs w:val="24"/>
        </w:rPr>
      </w:pPr>
    </w:p>
    <w:p w14:paraId="0A67EE35" w14:textId="03C0B879" w:rsidR="000B1630" w:rsidRDefault="000B1630">
      <w:pPr>
        <w:jc w:val="both"/>
        <w:rPr>
          <w:sz w:val="24"/>
          <w:szCs w:val="24"/>
        </w:rPr>
      </w:pPr>
    </w:p>
    <w:p w14:paraId="00000309" w14:textId="2D741322" w:rsidR="00A95D10" w:rsidRPr="00464BBE" w:rsidRDefault="005E0EA4">
      <w:pPr>
        <w:jc w:val="both"/>
        <w:rPr>
          <w:b/>
          <w:bCs/>
          <w:sz w:val="24"/>
          <w:szCs w:val="24"/>
          <w:rPrChange w:id="1137" w:author="Ki Min Lee" w:date="2020-03-14T21:50:00Z">
            <w:rPr>
              <w:sz w:val="24"/>
              <w:szCs w:val="24"/>
            </w:rPr>
          </w:rPrChange>
        </w:rPr>
      </w:pPr>
      <w:r w:rsidRPr="00464BBE">
        <w:rPr>
          <w:b/>
          <w:bCs/>
          <w:noProof/>
          <w:rPrChange w:id="1138" w:author="Ki Min Lee" w:date="2020-03-14T21:50:00Z">
            <w:rPr>
              <w:noProof/>
            </w:rPr>
          </w:rPrChange>
        </w:rPr>
        <w:drawing>
          <wp:anchor distT="114300" distB="114300" distL="114300" distR="114300" simplePos="0" relativeHeight="251658245" behindDoc="0" locked="0" layoutInCell="1" hidden="0" allowOverlap="1" wp14:anchorId="584C54D6" wp14:editId="51DFCC58">
            <wp:simplePos x="0" y="0"/>
            <wp:positionH relativeFrom="margin">
              <wp:align>right</wp:align>
            </wp:positionH>
            <wp:positionV relativeFrom="paragraph">
              <wp:posOffset>480695</wp:posOffset>
            </wp:positionV>
            <wp:extent cx="6388100" cy="2225675"/>
            <wp:effectExtent l="19050" t="19050" r="12700" b="22225"/>
            <wp:wrapSquare wrapText="bothSides" distT="114300" distB="114300" distL="114300" distR="11430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6388100" cy="2225675"/>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ins w:id="1139" w:author="Ham, Yunee" w:date="2020-03-14T20:31:00Z">
        <w:r w:rsidR="008D0601" w:rsidRPr="00464BBE">
          <w:rPr>
            <w:b/>
            <w:bCs/>
            <w:sz w:val="24"/>
            <w:szCs w:val="24"/>
            <w:rPrChange w:id="1140" w:author="Ki Min Lee" w:date="2020-03-14T21:50:00Z">
              <w:rPr>
                <w:sz w:val="24"/>
                <w:szCs w:val="24"/>
              </w:rPr>
            </w:rPrChange>
          </w:rPr>
          <w:t xml:space="preserve">Korean </w:t>
        </w:r>
      </w:ins>
      <w:r w:rsidR="00C1514F" w:rsidRPr="00464BBE">
        <w:rPr>
          <w:b/>
          <w:bCs/>
          <w:sz w:val="24"/>
          <w:szCs w:val="24"/>
          <w:rPrChange w:id="1141" w:author="Ki Min Lee" w:date="2020-03-14T21:50:00Z">
            <w:rPr>
              <w:sz w:val="24"/>
              <w:szCs w:val="24"/>
            </w:rPr>
          </w:rPrChange>
        </w:rPr>
        <w:t xml:space="preserve">LCC </w:t>
      </w:r>
      <w:ins w:id="1142" w:author="Ham, Yunee" w:date="2020-03-14T20:31:00Z">
        <w:r w:rsidR="008D0601" w:rsidRPr="00464BBE">
          <w:rPr>
            <w:b/>
            <w:bCs/>
            <w:sz w:val="24"/>
            <w:szCs w:val="24"/>
            <w:rPrChange w:id="1143" w:author="Ki Min Lee" w:date="2020-03-14T21:50:00Z">
              <w:rPr>
                <w:sz w:val="24"/>
                <w:szCs w:val="24"/>
              </w:rPr>
            </w:rPrChange>
          </w:rPr>
          <w:t xml:space="preserve">Airline vs Other Airlines - </w:t>
        </w:r>
      </w:ins>
      <w:r w:rsidR="00C1514F" w:rsidRPr="00464BBE">
        <w:rPr>
          <w:b/>
          <w:bCs/>
          <w:sz w:val="24"/>
          <w:szCs w:val="24"/>
          <w:rPrChange w:id="1144" w:author="Ki Min Lee" w:date="2020-03-14T21:50:00Z">
            <w:rPr>
              <w:sz w:val="24"/>
              <w:szCs w:val="24"/>
            </w:rPr>
          </w:rPrChange>
        </w:rPr>
        <w:t xml:space="preserve">Logit Model: </w:t>
      </w:r>
    </w:p>
    <w:p w14:paraId="0000030C" w14:textId="01C13FE2" w:rsidR="00A95D10" w:rsidRPr="00090539" w:rsidRDefault="0034683F">
      <w:pPr>
        <w:jc w:val="both"/>
        <w:rPr>
          <w:b/>
          <w:bCs/>
          <w:sz w:val="24"/>
          <w:szCs w:val="24"/>
          <w:rPrChange w:id="1145" w:author="Ki Min Lee" w:date="2020-03-14T22:34:00Z">
            <w:rPr>
              <w:sz w:val="24"/>
              <w:szCs w:val="24"/>
            </w:rPr>
          </w:rPrChange>
        </w:rPr>
      </w:pPr>
      <w:ins w:id="1146" w:author="Nguyen, Anh" w:date="2020-03-14T20:55:00Z">
        <w:r>
          <w:rPr>
            <w:noProof/>
          </w:rPr>
          <w:drawing>
            <wp:anchor distT="0" distB="0" distL="114300" distR="114300" simplePos="0" relativeHeight="251658275" behindDoc="1" locked="0" layoutInCell="1" allowOverlap="1" wp14:anchorId="0EE8C51B" wp14:editId="5898CA54">
              <wp:simplePos x="0" y="0"/>
              <wp:positionH relativeFrom="column">
                <wp:posOffset>2482215</wp:posOffset>
              </wp:positionH>
              <wp:positionV relativeFrom="paragraph">
                <wp:posOffset>2711450</wp:posOffset>
              </wp:positionV>
              <wp:extent cx="3962400" cy="1838325"/>
              <wp:effectExtent l="0" t="0" r="0" b="9525"/>
              <wp:wrapSquare wrapText="bothSides"/>
              <wp:docPr id="6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45">
                        <a:extLst>
                          <a:ext uri="{28A0092B-C50C-407E-A947-70E740481C1C}">
                            <a14:useLocalDpi xmlns:a14="http://schemas.microsoft.com/office/drawing/2010/main" val="0"/>
                          </a:ext>
                        </a:extLst>
                      </a:blip>
                      <a:stretch>
                        <a:fillRect/>
                      </a:stretch>
                    </pic:blipFill>
                    <pic:spPr>
                      <a:xfrm>
                        <a:off x="0" y="0"/>
                        <a:ext cx="3962400" cy="1838325"/>
                      </a:xfrm>
                      <a:prstGeom prst="rect">
                        <a:avLst/>
                      </a:prstGeom>
                    </pic:spPr>
                  </pic:pic>
                </a:graphicData>
              </a:graphic>
              <wp14:sizeRelH relativeFrom="page">
                <wp14:pctWidth>0</wp14:pctWidth>
              </wp14:sizeRelH>
              <wp14:sizeRelV relativeFrom="page">
                <wp14:pctHeight>0</wp14:pctHeight>
              </wp14:sizeRelV>
            </wp:anchor>
          </w:drawing>
        </w:r>
      </w:ins>
      <w:del w:id="1147" w:author="Nguyen, Anh" w:date="2020-03-14T20:55:00Z">
        <w:r w:rsidR="005E0EA4">
          <w:rPr>
            <w:noProof/>
          </w:rPr>
          <w:drawing>
            <wp:anchor distT="0" distB="0" distL="114300" distR="114300" simplePos="0" relativeHeight="251658252" behindDoc="0" locked="0" layoutInCell="1" allowOverlap="1" wp14:anchorId="6887F1C0" wp14:editId="23B935B4">
              <wp:simplePos x="0" y="0"/>
              <wp:positionH relativeFrom="column">
                <wp:align>right</wp:align>
              </wp:positionH>
              <wp:positionV relativeFrom="paragraph">
                <wp:posOffset>0</wp:posOffset>
              </wp:positionV>
              <wp:extent cx="3914775" cy="1790700"/>
              <wp:effectExtent l="0" t="0" r="0" b="0"/>
              <wp:wrapSquare wrapText="bothSides"/>
              <wp:docPr id="2130979933" name="image2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2.png"/>
                      <pic:cNvPicPr/>
                    </pic:nvPicPr>
                    <pic:blipFill>
                      <a:blip r:embed="rId46">
                        <a:extLst>
                          <a:ext uri="{28A0092B-C50C-407E-A947-70E740481C1C}">
                            <a14:useLocalDpi xmlns:a14="http://schemas.microsoft.com/office/drawing/2010/main" val="0"/>
                          </a:ext>
                        </a:extLst>
                      </a:blip>
                      <a:stretch>
                        <a:fillRect/>
                      </a:stretch>
                    </pic:blipFill>
                    <pic:spPr>
                      <a:xfrm>
                        <a:off x="0" y="0"/>
                        <a:ext cx="3914775" cy="1790700"/>
                      </a:xfrm>
                      <a:prstGeom prst="rect">
                        <a:avLst/>
                      </a:prstGeom>
                    </pic:spPr>
                  </pic:pic>
                </a:graphicData>
              </a:graphic>
              <wp14:sizeRelH relativeFrom="page">
                <wp14:pctWidth>0</wp14:pctWidth>
              </wp14:sizeRelH>
              <wp14:sizeRelV relativeFrom="page">
                <wp14:pctHeight>0</wp14:pctHeight>
              </wp14:sizeRelV>
            </wp:anchor>
          </w:drawing>
        </w:r>
      </w:del>
      <w:r w:rsidR="005E0EA4">
        <w:rPr>
          <w:sz w:val="24"/>
          <w:szCs w:val="24"/>
        </w:rPr>
        <w:t xml:space="preserve">   </w:t>
      </w:r>
      <w:r w:rsidR="3CA2D5D9" w:rsidRPr="00090539">
        <w:rPr>
          <w:b/>
          <w:bCs/>
          <w:sz w:val="24"/>
          <w:szCs w:val="24"/>
          <w:rPrChange w:id="1148" w:author="Ki Min Lee" w:date="2020-03-14T22:34:00Z">
            <w:rPr>
              <w:sz w:val="24"/>
              <w:szCs w:val="24"/>
            </w:rPr>
          </w:rPrChange>
        </w:rPr>
        <w:t xml:space="preserve">AIC: 98.9  </w:t>
      </w:r>
      <w:r w:rsidR="005E0EA4" w:rsidRPr="00090539">
        <w:rPr>
          <w:b/>
          <w:bCs/>
          <w:sz w:val="24"/>
          <w:szCs w:val="24"/>
          <w:rPrChange w:id="1149" w:author="Ki Min Lee" w:date="2020-03-14T22:34:00Z">
            <w:rPr>
              <w:sz w:val="24"/>
              <w:szCs w:val="24"/>
            </w:rPr>
          </w:rPrChange>
        </w:rPr>
        <w:t xml:space="preserve"> </w:t>
      </w:r>
      <w:r w:rsidR="3CA2D5D9" w:rsidRPr="00090539">
        <w:rPr>
          <w:b/>
          <w:bCs/>
          <w:sz w:val="24"/>
          <w:szCs w:val="24"/>
          <w:rPrChange w:id="1150" w:author="Ki Min Lee" w:date="2020-03-14T22:34:00Z">
            <w:rPr>
              <w:sz w:val="24"/>
              <w:szCs w:val="24"/>
            </w:rPr>
          </w:rPrChange>
        </w:rPr>
        <w:t>BIC: 107.11</w:t>
      </w:r>
    </w:p>
    <w:p w14:paraId="0000030D" w14:textId="45E23E96" w:rsidR="00A95D10" w:rsidRDefault="00A95D10">
      <w:pPr>
        <w:jc w:val="both"/>
        <w:rPr>
          <w:del w:id="1151" w:author="Nguyen, Anh" w:date="2020-03-14T22:39:00Z"/>
          <w:sz w:val="24"/>
          <w:szCs w:val="24"/>
        </w:rPr>
      </w:pPr>
    </w:p>
    <w:p w14:paraId="0000030E" w14:textId="49EBEE42" w:rsidR="00A95D10" w:rsidRDefault="00A95D10">
      <w:pPr>
        <w:jc w:val="both"/>
        <w:rPr>
          <w:del w:id="1152" w:author="Nguyen, Anh" w:date="2020-03-14T22:39:00Z"/>
          <w:sz w:val="24"/>
          <w:szCs w:val="24"/>
        </w:rPr>
      </w:pPr>
    </w:p>
    <w:p w14:paraId="0000030F" w14:textId="626F2CEE" w:rsidR="00A95D10" w:rsidRDefault="00A95D10">
      <w:pPr>
        <w:jc w:val="both"/>
        <w:rPr>
          <w:del w:id="1153" w:author="Nguyen, Anh" w:date="2020-03-14T22:39:00Z"/>
          <w:sz w:val="24"/>
          <w:szCs w:val="24"/>
        </w:rPr>
      </w:pPr>
    </w:p>
    <w:p w14:paraId="00000310" w14:textId="175B75B0" w:rsidR="00A95D10" w:rsidRDefault="00A95D10">
      <w:pPr>
        <w:jc w:val="both"/>
        <w:rPr>
          <w:del w:id="1154" w:author="Nguyen, Anh" w:date="2020-03-14T22:39:00Z"/>
          <w:sz w:val="24"/>
          <w:szCs w:val="24"/>
        </w:rPr>
      </w:pPr>
    </w:p>
    <w:p w14:paraId="00000311" w14:textId="4C49D8D8" w:rsidR="00A95D10" w:rsidRDefault="00A95D10">
      <w:pPr>
        <w:jc w:val="both"/>
        <w:rPr>
          <w:del w:id="1155" w:author="Nguyen, Anh" w:date="2020-03-14T22:39:00Z"/>
          <w:sz w:val="24"/>
          <w:szCs w:val="24"/>
        </w:rPr>
      </w:pPr>
    </w:p>
    <w:p w14:paraId="00000312" w14:textId="46E21804" w:rsidR="00A95D10" w:rsidRDefault="00A95D10">
      <w:pPr>
        <w:jc w:val="both"/>
        <w:rPr>
          <w:del w:id="1156" w:author="Nguyen, Anh" w:date="2020-03-14T20:55:00Z"/>
          <w:sz w:val="24"/>
          <w:szCs w:val="24"/>
        </w:rPr>
      </w:pPr>
    </w:p>
    <w:p w14:paraId="0000031A" w14:textId="3207C8BD" w:rsidR="00AC7C30" w:rsidRDefault="00AC7C30">
      <w:pPr>
        <w:jc w:val="both"/>
        <w:rPr>
          <w:sz w:val="24"/>
          <w:szCs w:val="24"/>
        </w:rPr>
      </w:pPr>
    </w:p>
    <w:p w14:paraId="7B8FEF73" w14:textId="7FAAC95C" w:rsidR="0034683F" w:rsidRDefault="0034683F">
      <w:pPr>
        <w:jc w:val="both"/>
        <w:rPr>
          <w:ins w:id="1157" w:author="Nguyen, Anh" w:date="2020-03-14T22:39:00Z"/>
          <w:sz w:val="24"/>
          <w:szCs w:val="24"/>
        </w:rPr>
      </w:pPr>
      <w:r>
        <w:rPr>
          <w:noProof/>
        </w:rPr>
        <w:lastRenderedPageBreak/>
        <w:drawing>
          <wp:anchor distT="114300" distB="114300" distL="114300" distR="114300" simplePos="0" relativeHeight="251658265" behindDoc="0" locked="0" layoutInCell="1" hidden="0" allowOverlap="1" wp14:anchorId="5820005B" wp14:editId="52A663D1">
            <wp:simplePos x="0" y="0"/>
            <wp:positionH relativeFrom="column">
              <wp:posOffset>95250</wp:posOffset>
            </wp:positionH>
            <wp:positionV relativeFrom="paragraph">
              <wp:posOffset>7620</wp:posOffset>
            </wp:positionV>
            <wp:extent cx="2181225" cy="676275"/>
            <wp:effectExtent l="0" t="0" r="0" b="0"/>
            <wp:wrapSquare wrapText="bothSides" distT="114300" distB="114300" distL="114300" distR="11430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2181225" cy="676275"/>
                    </a:xfrm>
                    <a:prstGeom prst="rect">
                      <a:avLst/>
                    </a:prstGeom>
                    <a:ln/>
                  </pic:spPr>
                </pic:pic>
              </a:graphicData>
            </a:graphic>
          </wp:anchor>
        </w:drawing>
      </w:r>
    </w:p>
    <w:p w14:paraId="4FD20FBF" w14:textId="62E92B57" w:rsidR="0034683F" w:rsidRDefault="0034683F">
      <w:pPr>
        <w:jc w:val="both"/>
        <w:rPr>
          <w:ins w:id="1158" w:author="Nguyen, Anh" w:date="2020-03-14T22:39:00Z"/>
          <w:sz w:val="24"/>
          <w:szCs w:val="24"/>
        </w:rPr>
      </w:pPr>
    </w:p>
    <w:p w14:paraId="2266F332" w14:textId="77777777" w:rsidR="0034683F" w:rsidRDefault="0034683F">
      <w:pPr>
        <w:jc w:val="both"/>
        <w:rPr>
          <w:ins w:id="1159" w:author="Nguyen, Anh" w:date="2020-03-14T22:40:00Z"/>
          <w:sz w:val="24"/>
          <w:szCs w:val="24"/>
        </w:rPr>
      </w:pPr>
    </w:p>
    <w:p w14:paraId="2DD41673" w14:textId="77777777" w:rsidR="0034683F" w:rsidRDefault="0034683F">
      <w:pPr>
        <w:jc w:val="both"/>
        <w:rPr>
          <w:ins w:id="1160" w:author="Nguyen, Anh" w:date="2020-03-14T22:40:00Z"/>
          <w:sz w:val="24"/>
          <w:szCs w:val="24"/>
        </w:rPr>
      </w:pPr>
    </w:p>
    <w:p w14:paraId="0000031B" w14:textId="16148F8F" w:rsidR="00A95D10" w:rsidRDefault="00C1514F" w:rsidP="00227C99">
      <w:pPr>
        <w:ind w:firstLine="360"/>
        <w:jc w:val="both"/>
        <w:rPr>
          <w:sz w:val="24"/>
          <w:szCs w:val="24"/>
        </w:rPr>
        <w:pPrChange w:id="1161" w:author="Ki Min Lee" w:date="2020-03-14T22:59:00Z">
          <w:pPr>
            <w:jc w:val="both"/>
          </w:pPr>
        </w:pPrChange>
      </w:pPr>
      <w:r>
        <w:rPr>
          <w:sz w:val="24"/>
          <w:szCs w:val="24"/>
        </w:rPr>
        <w:t xml:space="preserve">The Destination (Japan or China vs other) are the significant factors that affect customer choice behavior at 1% significance level. Airfare affects customer’s choice at 5% significance level. </w:t>
      </w:r>
    </w:p>
    <w:p w14:paraId="0000031C" w14:textId="77777777" w:rsidR="00A95D10" w:rsidRPr="00B620BA" w:rsidRDefault="00A95D10" w:rsidP="00681D48">
      <w:pPr>
        <w:jc w:val="both"/>
        <w:rPr>
          <w:sz w:val="24"/>
          <w:szCs w:val="24"/>
          <w:rPrChange w:id="1162" w:author="Ham, Yunee" w:date="2020-03-14T20:47:00Z">
            <w:rPr/>
          </w:rPrChange>
        </w:rPr>
      </w:pPr>
    </w:p>
    <w:p w14:paraId="0000031D" w14:textId="78B12A55" w:rsidR="00A95D10" w:rsidRPr="00B620BA" w:rsidRDefault="00C1514F" w:rsidP="00227C99">
      <w:pPr>
        <w:ind w:firstLine="360"/>
        <w:jc w:val="both"/>
        <w:rPr>
          <w:sz w:val="24"/>
          <w:szCs w:val="24"/>
          <w:rPrChange w:id="1163" w:author="Ham, Yunee" w:date="2020-03-14T20:47:00Z">
            <w:rPr/>
          </w:rPrChange>
        </w:rPr>
        <w:pPrChange w:id="1164" w:author="Ki Min Lee" w:date="2020-03-14T22:57:00Z">
          <w:pPr>
            <w:jc w:val="both"/>
          </w:pPr>
        </w:pPrChange>
      </w:pPr>
      <w:r w:rsidRPr="00B620BA">
        <w:rPr>
          <w:sz w:val="24"/>
          <w:szCs w:val="24"/>
          <w:rPrChange w:id="1165" w:author="Ham, Yunee" w:date="2020-03-14T20:47:00Z">
            <w:rPr/>
          </w:rPrChange>
        </w:rPr>
        <w:t>Given LCC is a low</w:t>
      </w:r>
      <w:r w:rsidR="007D395B" w:rsidRPr="00B620BA">
        <w:rPr>
          <w:sz w:val="24"/>
          <w:szCs w:val="24"/>
          <w:rPrChange w:id="1166" w:author="Ham, Yunee" w:date="2020-03-14T20:47:00Z">
            <w:rPr/>
          </w:rPrChange>
        </w:rPr>
        <w:t>-</w:t>
      </w:r>
      <w:r w:rsidRPr="00B620BA">
        <w:rPr>
          <w:sz w:val="24"/>
          <w:szCs w:val="24"/>
          <w:rPrChange w:id="1167" w:author="Ham, Yunee" w:date="2020-03-14T20:47:00Z">
            <w:rPr/>
          </w:rPrChange>
        </w:rPr>
        <w:t xml:space="preserve">cost airline which offers affordable travel tickets to customers, for every </w:t>
      </w:r>
      <w:r w:rsidR="007D395B" w:rsidRPr="00B620BA">
        <w:rPr>
          <w:sz w:val="24"/>
          <w:szCs w:val="24"/>
          <w:rPrChange w:id="1168" w:author="Ham, Yunee" w:date="2020-03-14T20:47:00Z">
            <w:rPr/>
          </w:rPrChange>
        </w:rPr>
        <w:t>Korean W</w:t>
      </w:r>
      <w:r w:rsidR="004F0F57" w:rsidRPr="00B620BA">
        <w:rPr>
          <w:sz w:val="24"/>
          <w:szCs w:val="24"/>
          <w:rPrChange w:id="1169" w:author="Ham, Yunee" w:date="2020-03-14T20:47:00Z">
            <w:rPr/>
          </w:rPrChange>
        </w:rPr>
        <w:t>on increase</w:t>
      </w:r>
      <w:r w:rsidR="007D395B" w:rsidRPr="00B620BA">
        <w:rPr>
          <w:sz w:val="24"/>
          <w:szCs w:val="24"/>
          <w:rPrChange w:id="1170" w:author="Ham, Yunee" w:date="2020-03-14T20:47:00Z">
            <w:rPr/>
          </w:rPrChange>
        </w:rPr>
        <w:t>s</w:t>
      </w:r>
      <w:r w:rsidRPr="00B620BA">
        <w:rPr>
          <w:sz w:val="24"/>
          <w:szCs w:val="24"/>
          <w:rPrChange w:id="1171" w:author="Ham, Yunee" w:date="2020-03-14T20:47:00Z">
            <w:rPr/>
          </w:rPrChange>
        </w:rPr>
        <w:t xml:space="preserve"> in Airfare, the odds of the customer choosing LCC airline </w:t>
      </w:r>
      <w:r w:rsidR="004F0F57" w:rsidRPr="00B620BA">
        <w:rPr>
          <w:sz w:val="24"/>
          <w:szCs w:val="24"/>
          <w:rPrChange w:id="1172" w:author="Ham, Yunee" w:date="2020-03-14T20:47:00Z">
            <w:rPr/>
          </w:rPrChange>
        </w:rPr>
        <w:t>decease</w:t>
      </w:r>
      <w:r w:rsidR="007D395B" w:rsidRPr="00B620BA">
        <w:rPr>
          <w:sz w:val="24"/>
          <w:szCs w:val="24"/>
          <w:rPrChange w:id="1173" w:author="Ham, Yunee" w:date="2020-03-14T20:47:00Z">
            <w:rPr/>
          </w:rPrChange>
        </w:rPr>
        <w:t>s</w:t>
      </w:r>
      <w:r w:rsidRPr="00B620BA">
        <w:rPr>
          <w:sz w:val="24"/>
          <w:szCs w:val="24"/>
          <w:rPrChange w:id="1174" w:author="Ham, Yunee" w:date="2020-03-14T20:47:00Z">
            <w:rPr/>
          </w:rPrChange>
        </w:rPr>
        <w:t xml:space="preserve"> by 5%. The estimated odds of choosing GMP are 98% lower among customers whose Destination is China or Japan holding all other constant. </w:t>
      </w:r>
      <w:ins w:id="1175" w:author="Nguyen, Anh" w:date="2020-03-14T22:48:00Z">
        <w:r w:rsidR="00B14B51">
          <w:rPr>
            <w:sz w:val="24"/>
            <w:szCs w:val="24"/>
          </w:rPr>
          <w:t xml:space="preserve">Although we only have a small sample size to run this model, we saw a significant </w:t>
        </w:r>
        <w:r w:rsidR="00D0036B">
          <w:rPr>
            <w:sz w:val="24"/>
            <w:szCs w:val="24"/>
          </w:rPr>
          <w:t>improved in</w:t>
        </w:r>
      </w:ins>
      <w:ins w:id="1176" w:author="Nguyen, Anh" w:date="2020-03-14T22:49:00Z">
        <w:r w:rsidR="00D0036B">
          <w:rPr>
            <w:sz w:val="24"/>
            <w:szCs w:val="24"/>
          </w:rPr>
          <w:t xml:space="preserve"> the model performance. </w:t>
        </w:r>
      </w:ins>
      <w:ins w:id="1177" w:author="Nguyen, Anh" w:date="2020-03-14T23:25:00Z">
        <w:r w:rsidR="00DB5A4B">
          <w:rPr>
            <w:sz w:val="24"/>
            <w:szCs w:val="24"/>
          </w:rPr>
          <w:t>We are not considering</w:t>
        </w:r>
      </w:ins>
      <w:ins w:id="1178" w:author="Nguyen, Anh" w:date="2020-03-14T22:49:00Z">
        <w:r w:rsidR="00D0036B">
          <w:rPr>
            <w:sz w:val="24"/>
            <w:szCs w:val="24"/>
          </w:rPr>
          <w:t xml:space="preserve"> AIC or BIC score since this model and the Major airline model didn’t use the same set of data, </w:t>
        </w:r>
        <w:r w:rsidR="0008542B">
          <w:rPr>
            <w:sz w:val="24"/>
            <w:szCs w:val="24"/>
          </w:rPr>
          <w:t xml:space="preserve">we </w:t>
        </w:r>
      </w:ins>
      <w:ins w:id="1179" w:author="Nguyen, Anh" w:date="2020-03-14T22:50:00Z">
        <w:r w:rsidR="00046624">
          <w:rPr>
            <w:sz w:val="24"/>
            <w:szCs w:val="24"/>
          </w:rPr>
          <w:t xml:space="preserve">can see that </w:t>
        </w:r>
        <w:r w:rsidR="00FF03C7">
          <w:rPr>
            <w:sz w:val="24"/>
            <w:szCs w:val="24"/>
          </w:rPr>
          <w:t xml:space="preserve">R-square number is a lot </w:t>
        </w:r>
      </w:ins>
      <w:ins w:id="1180" w:author="Nguyen, Anh" w:date="2020-03-14T23:26:00Z">
        <w:r w:rsidR="00161FC0">
          <w:rPr>
            <w:sz w:val="24"/>
            <w:szCs w:val="24"/>
          </w:rPr>
          <w:t>better</w:t>
        </w:r>
      </w:ins>
      <w:ins w:id="1181" w:author="Nguyen, Anh" w:date="2020-03-14T22:50:00Z">
        <w:r w:rsidR="00FF03C7">
          <w:rPr>
            <w:sz w:val="24"/>
            <w:szCs w:val="24"/>
          </w:rPr>
          <w:t xml:space="preserve"> (40% compared to 13%) as well as the </w:t>
        </w:r>
        <w:r w:rsidR="00F73A56">
          <w:rPr>
            <w:sz w:val="24"/>
            <w:szCs w:val="24"/>
          </w:rPr>
          <w:t xml:space="preserve">confusion matrix </w:t>
        </w:r>
      </w:ins>
      <w:ins w:id="1182" w:author="Nguyen, Anh" w:date="2020-03-14T22:51:00Z">
        <w:r w:rsidR="00F73A56">
          <w:rPr>
            <w:sz w:val="24"/>
            <w:szCs w:val="24"/>
          </w:rPr>
          <w:t>rates</w:t>
        </w:r>
      </w:ins>
      <w:ins w:id="1183" w:author="Nguyen, Anh" w:date="2020-03-14T23:25:00Z">
        <w:r w:rsidR="00161FC0">
          <w:rPr>
            <w:sz w:val="24"/>
            <w:szCs w:val="24"/>
          </w:rPr>
          <w:t xml:space="preserve"> </w:t>
        </w:r>
      </w:ins>
      <w:ins w:id="1184" w:author="Nguyen, Anh" w:date="2020-03-14T23:26:00Z">
        <w:r w:rsidR="00161FC0">
          <w:rPr>
            <w:sz w:val="24"/>
            <w:szCs w:val="24"/>
          </w:rPr>
          <w:t>for LCC model</w:t>
        </w:r>
      </w:ins>
      <w:ins w:id="1185" w:author="Nguyen, Anh" w:date="2020-03-14T22:51:00Z">
        <w:r w:rsidR="00F73A56">
          <w:rPr>
            <w:sz w:val="24"/>
            <w:szCs w:val="24"/>
          </w:rPr>
          <w:t xml:space="preserve">. </w:t>
        </w:r>
      </w:ins>
    </w:p>
    <w:p w14:paraId="0000031E" w14:textId="4E2AAD13" w:rsidR="0083130D" w:rsidRPr="0083130D" w:rsidRDefault="0083130D" w:rsidP="0083130D">
      <w:pPr>
        <w:jc w:val="left"/>
        <w:rPr>
          <w:ins w:id="1186" w:author="Nguyen, Anh" w:date="2020-03-14T22:40:00Z"/>
          <w:sz w:val="24"/>
          <w:szCs w:val="24"/>
        </w:rPr>
      </w:pPr>
    </w:p>
    <w:p w14:paraId="33E741E2" w14:textId="77777777" w:rsidR="00997472" w:rsidRPr="00B620BA" w:rsidRDefault="00997472">
      <w:pPr>
        <w:jc w:val="left"/>
        <w:rPr>
          <w:del w:id="1187" w:author="Nguyen, Anh" w:date="2020-03-14T22:51:00Z"/>
          <w:sz w:val="24"/>
          <w:szCs w:val="24"/>
          <w:rPrChange w:id="1188" w:author="Ham, Yunee" w:date="2020-03-14T20:28:00Z">
            <w:rPr>
              <w:del w:id="1189" w:author="Nguyen, Anh" w:date="2020-03-14T22:51:00Z"/>
            </w:rPr>
          </w:rPrChange>
        </w:rPr>
      </w:pPr>
    </w:p>
    <w:p w14:paraId="0000031F" w14:textId="1432E1E6" w:rsidR="00A95D10" w:rsidRDefault="00A95D10">
      <w:pPr>
        <w:jc w:val="left"/>
        <w:rPr>
          <w:del w:id="1190" w:author="Nguyen, Anh" w:date="2020-03-14T22:37:00Z"/>
        </w:rPr>
      </w:pPr>
    </w:p>
    <w:p w14:paraId="00000320" w14:textId="3CC2B4A3" w:rsidR="00A95D10" w:rsidRPr="0034683F" w:rsidRDefault="00077212">
      <w:pPr>
        <w:jc w:val="left"/>
        <w:rPr>
          <w:del w:id="1191" w:author="Nguyen, Anh" w:date="2020-03-14T22:37:00Z"/>
          <w:b/>
        </w:rPr>
      </w:pPr>
      <w:ins w:id="1192" w:author="Ham, Yunee" w:date="2020-03-14T20:27:00Z">
        <w:del w:id="1193" w:author="Nguyen, Anh" w:date="2020-03-14T22:37:00Z">
          <w:r w:rsidDel="00077212">
            <w:rPr>
              <w:noProof/>
            </w:rPr>
            <w:drawing>
              <wp:anchor distT="0" distB="0" distL="114300" distR="114300" simplePos="0" relativeHeight="251658254" behindDoc="0" locked="0" layoutInCell="1" allowOverlap="1" wp14:anchorId="156A05B5" wp14:editId="1687BAF2">
                <wp:simplePos x="0" y="0"/>
                <wp:positionH relativeFrom="margin">
                  <wp:align>left</wp:align>
                </wp:positionH>
                <wp:positionV relativeFrom="paragraph">
                  <wp:posOffset>228600</wp:posOffset>
                </wp:positionV>
                <wp:extent cx="6515100" cy="2743200"/>
                <wp:effectExtent l="0" t="0" r="0" b="0"/>
                <wp:wrapSquare wrapText="bothSides"/>
                <wp:docPr id="61" name="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1.png"/>
                        <pic:cNvPicPr/>
                      </pic:nvPicPr>
                      <pic:blipFill>
                        <a:blip r:embed="rId41">
                          <a:extLst>
                            <a:ext uri="{28A0092B-C50C-407E-A947-70E740481C1C}">
                              <a14:useLocalDpi xmlns:a14="http://schemas.microsoft.com/office/drawing/2010/main" val="0"/>
                            </a:ext>
                          </a:extLst>
                        </a:blip>
                        <a:stretch>
                          <a:fillRect/>
                        </a:stretch>
                      </pic:blipFill>
                      <pic:spPr>
                        <a:xfrm>
                          <a:off x="0" y="0"/>
                          <a:ext cx="6515100" cy="2743200"/>
                        </a:xfrm>
                        <a:prstGeom prst="rect">
                          <a:avLst/>
                        </a:prstGeom>
                      </pic:spPr>
                    </pic:pic>
                  </a:graphicData>
                </a:graphic>
                <wp14:sizeRelH relativeFrom="page">
                  <wp14:pctWidth>0</wp14:pctWidth>
                </wp14:sizeRelH>
                <wp14:sizeRelV relativeFrom="page">
                  <wp14:pctHeight>0</wp14:pctHeight>
                </wp14:sizeRelV>
              </wp:anchor>
            </w:drawing>
          </w:r>
        </w:del>
      </w:ins>
      <w:del w:id="1194" w:author="Nguyen, Anh" w:date="2020-03-14T22:37:00Z">
        <w:r w:rsidR="00C1514F">
          <w:rPr>
            <w:noProof/>
          </w:rPr>
          <w:drawing>
            <wp:anchor distT="0" distB="0" distL="114300" distR="114300" simplePos="0" relativeHeight="251658253" behindDoc="0" locked="0" layoutInCell="1" allowOverlap="1" wp14:anchorId="224988A7" wp14:editId="6748B0DC">
              <wp:simplePos x="0" y="0"/>
              <wp:positionH relativeFrom="column">
                <wp:align>left</wp:align>
              </wp:positionH>
              <wp:positionV relativeFrom="paragraph">
                <wp:posOffset>0</wp:posOffset>
              </wp:positionV>
              <wp:extent cx="6515100" cy="2743200"/>
              <wp:effectExtent l="0" t="0" r="0" b="0"/>
              <wp:wrapSquare wrapText="bothSides"/>
              <wp:docPr id="422563347" name="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1.png"/>
                      <pic:cNvPicPr/>
                    </pic:nvPicPr>
                    <pic:blipFill>
                      <a:blip r:embed="rId41">
                        <a:extLst>
                          <a:ext uri="{28A0092B-C50C-407E-A947-70E740481C1C}">
                            <a14:useLocalDpi xmlns:a14="http://schemas.microsoft.com/office/drawing/2010/main" val="0"/>
                          </a:ext>
                        </a:extLst>
                      </a:blip>
                      <a:stretch>
                        <a:fillRect/>
                      </a:stretch>
                    </pic:blipFill>
                    <pic:spPr>
                      <a:xfrm>
                        <a:off x="0" y="0"/>
                        <a:ext cx="6515100" cy="2743200"/>
                      </a:xfrm>
                      <a:prstGeom prst="rect">
                        <a:avLst/>
                      </a:prstGeom>
                    </pic:spPr>
                  </pic:pic>
                </a:graphicData>
              </a:graphic>
              <wp14:sizeRelH relativeFrom="page">
                <wp14:pctWidth>0</wp14:pctWidth>
              </wp14:sizeRelH>
              <wp14:sizeRelV relativeFrom="page">
                <wp14:pctHeight>0</wp14:pctHeight>
              </wp14:sizeRelV>
            </wp:anchor>
          </w:drawing>
        </w:r>
        <w:r w:rsidR="00C1514F" w:rsidRPr="0034683F">
          <w:rPr>
            <w:b/>
          </w:rPr>
          <w:delText xml:space="preserve">Big </w:delText>
        </w:r>
      </w:del>
      <w:ins w:id="1195" w:author="Ham, Yunee" w:date="2020-03-14T20:27:00Z">
        <w:del w:id="1196" w:author="Nguyen, Anh" w:date="2020-03-14T22:37:00Z">
          <w:r w:rsidR="00B620BA" w:rsidRPr="0034683F">
            <w:rPr>
              <w:b/>
            </w:rPr>
            <w:delText xml:space="preserve">Major Korean </w:delText>
          </w:r>
        </w:del>
      </w:ins>
      <w:del w:id="1197" w:author="Nguyen, Anh" w:date="2020-03-14T22:37:00Z">
        <w:r w:rsidR="00C1514F" w:rsidRPr="0034683F">
          <w:rPr>
            <w:b/>
          </w:rPr>
          <w:delText>Airlines</w:delText>
        </w:r>
      </w:del>
      <w:ins w:id="1198" w:author="Ham, Yunee" w:date="2020-03-14T20:31:00Z">
        <w:del w:id="1199" w:author="Nguyen, Anh" w:date="2020-03-14T22:37:00Z">
          <w:r w:rsidR="008D0601" w:rsidRPr="0034683F">
            <w:rPr>
              <w:b/>
            </w:rPr>
            <w:delText xml:space="preserve"> (KE, OZ)</w:delText>
          </w:r>
        </w:del>
      </w:ins>
      <w:del w:id="1200" w:author="Nguyen, Anh" w:date="2020-03-14T22:37:00Z">
        <w:r w:rsidR="00C1514F" w:rsidRPr="0034683F">
          <w:rPr>
            <w:b/>
          </w:rPr>
          <w:delText xml:space="preserve"> </w:delText>
        </w:r>
      </w:del>
      <w:ins w:id="1201" w:author="Ham, Yunee" w:date="2020-03-14T20:31:00Z">
        <w:del w:id="1202" w:author="Nguyen, Anh" w:date="2020-03-14T22:37:00Z">
          <w:r w:rsidR="008D0601" w:rsidRPr="0034683F">
            <w:rPr>
              <w:b/>
            </w:rPr>
            <w:delText xml:space="preserve">vs Other </w:delText>
          </w:r>
          <w:r w:rsidR="00C1514F" w:rsidRPr="0034683F">
            <w:rPr>
              <w:b/>
            </w:rPr>
            <w:delText xml:space="preserve">Airlines </w:delText>
          </w:r>
        </w:del>
      </w:ins>
      <w:del w:id="1203" w:author="Nguyen, Anh" w:date="2020-03-14T22:37:00Z">
        <w:r w:rsidR="00C1514F" w:rsidRPr="0034683F">
          <w:rPr>
            <w:b/>
          </w:rPr>
          <w:delText>Logit Model:</w:delText>
        </w:r>
      </w:del>
    </w:p>
    <w:p w14:paraId="00000321" w14:textId="57E4D38E" w:rsidR="00A95D10" w:rsidRDefault="00A95D10">
      <w:pPr>
        <w:jc w:val="left"/>
        <w:rPr>
          <w:del w:id="1204" w:author="Nguyen, Anh" w:date="2020-03-14T22:37:00Z"/>
        </w:rPr>
      </w:pPr>
    </w:p>
    <w:p w14:paraId="00000324" w14:textId="1498B625" w:rsidR="00A95D10" w:rsidRPr="0034683F" w:rsidRDefault="008913A4" w:rsidP="00161FC0">
      <w:pPr>
        <w:jc w:val="left"/>
        <w:rPr>
          <w:del w:id="1205" w:author="Nguyen, Anh" w:date="2020-03-14T22:37:00Z"/>
          <w:b/>
        </w:rPr>
        <w:pPrChange w:id="1206" w:author="Ki Min Lee" w:date="2020-03-14T23:04:00Z">
          <w:pPr>
            <w:jc w:val="both"/>
          </w:pPr>
        </w:pPrChange>
      </w:pPr>
      <w:del w:id="1207" w:author="Nguyen, Anh" w:date="2020-03-14T22:37:00Z">
        <w:r>
          <w:rPr>
            <w:noProof/>
          </w:rPr>
          <w:drawing>
            <wp:anchor distT="114300" distB="114300" distL="114300" distR="114300" simplePos="0" relativeHeight="251658262" behindDoc="0" locked="0" layoutInCell="1" hidden="0" allowOverlap="1" wp14:anchorId="10881B3D" wp14:editId="00E68F39">
              <wp:simplePos x="0" y="0"/>
              <wp:positionH relativeFrom="column">
                <wp:posOffset>133350</wp:posOffset>
              </wp:positionH>
              <wp:positionV relativeFrom="paragraph">
                <wp:posOffset>313055</wp:posOffset>
              </wp:positionV>
              <wp:extent cx="2362200" cy="1057275"/>
              <wp:effectExtent l="0" t="0" r="0" b="0"/>
              <wp:wrapSquare wrapText="bothSides" distT="114300" distB="114300" distL="114300" distR="11430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2362200" cy="1057275"/>
                      </a:xfrm>
                      <a:prstGeom prst="rect">
                        <a:avLst/>
                      </a:prstGeom>
                      <a:ln/>
                    </pic:spPr>
                  </pic:pic>
                </a:graphicData>
              </a:graphic>
            </wp:anchor>
          </w:drawing>
        </w:r>
      </w:del>
      <w:del w:id="1208" w:author="Nguyen, Anh" w:date="2020-03-14T20:55:00Z">
        <w:r w:rsidR="3CA2D5D9">
          <w:rPr>
            <w:noProof/>
          </w:rPr>
          <w:drawing>
            <wp:anchor distT="0" distB="0" distL="114300" distR="114300" simplePos="0" relativeHeight="251658255" behindDoc="0" locked="0" layoutInCell="1" allowOverlap="1" wp14:anchorId="74E0495A" wp14:editId="088DD631">
              <wp:simplePos x="0" y="0"/>
              <wp:positionH relativeFrom="column">
                <wp:align>left</wp:align>
              </wp:positionH>
              <wp:positionV relativeFrom="paragraph">
                <wp:posOffset>0</wp:posOffset>
              </wp:positionV>
              <wp:extent cx="3933825" cy="1819275"/>
              <wp:effectExtent l="0" t="0" r="0" b="0"/>
              <wp:wrapSquare wrapText="bothSides"/>
              <wp:docPr id="475750260" name="image3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2.png"/>
                      <pic:cNvPicPr/>
                    </pic:nvPicPr>
                    <pic:blipFill>
                      <a:blip r:embed="rId48">
                        <a:extLst>
                          <a:ext uri="{28A0092B-C50C-407E-A947-70E740481C1C}">
                            <a14:useLocalDpi xmlns:a14="http://schemas.microsoft.com/office/drawing/2010/main" val="0"/>
                          </a:ext>
                        </a:extLst>
                      </a:blip>
                      <a:stretch>
                        <a:fillRect/>
                      </a:stretch>
                    </pic:blipFill>
                    <pic:spPr>
                      <a:xfrm>
                        <a:off x="0" y="0"/>
                        <a:ext cx="3933825" cy="1819275"/>
                      </a:xfrm>
                      <a:prstGeom prst="rect">
                        <a:avLst/>
                      </a:prstGeom>
                    </pic:spPr>
                  </pic:pic>
                </a:graphicData>
              </a:graphic>
              <wp14:sizeRelH relativeFrom="page">
                <wp14:pctWidth>0</wp14:pctWidth>
              </wp14:sizeRelH>
              <wp14:sizeRelV relativeFrom="page">
                <wp14:pctHeight>0</wp14:pctHeight>
              </wp14:sizeRelV>
            </wp:anchor>
          </w:drawing>
        </w:r>
      </w:del>
      <w:del w:id="1209" w:author="Nguyen, Anh" w:date="2020-03-14T22:37:00Z">
        <w:r w:rsidR="3CA2D5D9" w:rsidRPr="0034683F">
          <w:rPr>
            <w:b/>
          </w:rPr>
          <w:delText>AIC: 393    BIC: 411.8</w:delText>
        </w:r>
      </w:del>
    </w:p>
    <w:p w14:paraId="00000325" w14:textId="05E6F74B" w:rsidR="00A95D10" w:rsidRDefault="00A95D10" w:rsidP="00161FC0">
      <w:pPr>
        <w:jc w:val="left"/>
        <w:rPr>
          <w:del w:id="1210" w:author="Nguyen, Anh" w:date="2020-03-14T22:37:00Z"/>
        </w:rPr>
        <w:pPrChange w:id="1211" w:author="Ki Min Lee" w:date="2020-03-14T23:04:00Z">
          <w:pPr/>
        </w:pPrChange>
      </w:pPr>
    </w:p>
    <w:p w14:paraId="00000326" w14:textId="4EBE2F56" w:rsidR="00A95D10" w:rsidRDefault="00A95D10" w:rsidP="00161FC0">
      <w:pPr>
        <w:jc w:val="left"/>
        <w:rPr>
          <w:del w:id="1212" w:author="Nguyen, Anh" w:date="2020-03-14T22:37:00Z"/>
        </w:rPr>
        <w:pPrChange w:id="1213" w:author="Ki Min Lee" w:date="2020-03-14T23:04:00Z">
          <w:pPr/>
        </w:pPrChange>
      </w:pPr>
    </w:p>
    <w:p w14:paraId="00000327" w14:textId="6C6442D1" w:rsidR="00A95D10" w:rsidRDefault="00A95D10" w:rsidP="00161FC0">
      <w:pPr>
        <w:jc w:val="left"/>
        <w:rPr>
          <w:del w:id="1214" w:author="Nguyen, Anh" w:date="2020-03-14T22:37:00Z"/>
        </w:rPr>
        <w:pPrChange w:id="1215" w:author="Ki Min Lee" w:date="2020-03-14T23:04:00Z">
          <w:pPr/>
        </w:pPrChange>
      </w:pPr>
    </w:p>
    <w:p w14:paraId="00000328" w14:textId="6FFE080F" w:rsidR="00A95D10" w:rsidRDefault="00A95D10" w:rsidP="00161FC0">
      <w:pPr>
        <w:jc w:val="left"/>
        <w:rPr>
          <w:del w:id="1216" w:author="Nguyen, Anh" w:date="2020-03-14T22:37:00Z"/>
        </w:rPr>
        <w:pPrChange w:id="1217" w:author="Ki Min Lee" w:date="2020-03-14T23:04:00Z">
          <w:pPr/>
        </w:pPrChange>
      </w:pPr>
    </w:p>
    <w:p w14:paraId="00000329" w14:textId="49B18673" w:rsidR="00A95D10" w:rsidRDefault="00A95D10" w:rsidP="00161FC0">
      <w:pPr>
        <w:jc w:val="left"/>
        <w:rPr>
          <w:del w:id="1218" w:author="Nguyen, Anh" w:date="2020-03-14T20:56:00Z"/>
        </w:rPr>
        <w:pPrChange w:id="1219" w:author="Ki Min Lee" w:date="2020-03-14T23:04:00Z">
          <w:pPr/>
        </w:pPrChange>
      </w:pPr>
    </w:p>
    <w:p w14:paraId="0000032A" w14:textId="3A7FD35A" w:rsidR="00A95D10" w:rsidRDefault="00A95D10" w:rsidP="00161FC0">
      <w:pPr>
        <w:jc w:val="left"/>
        <w:rPr>
          <w:del w:id="1220" w:author="Nguyen, Anh" w:date="2020-03-14T20:56:00Z"/>
        </w:rPr>
        <w:pPrChange w:id="1221" w:author="Ki Min Lee" w:date="2020-03-14T23:04:00Z">
          <w:pPr/>
        </w:pPrChange>
      </w:pPr>
    </w:p>
    <w:p w14:paraId="0000032B" w14:textId="577DCC57" w:rsidR="00A95D10" w:rsidRDefault="00A95D10" w:rsidP="00161FC0">
      <w:pPr>
        <w:jc w:val="left"/>
        <w:rPr>
          <w:del w:id="1222" w:author="Nguyen, Anh" w:date="2020-03-14T22:37:00Z"/>
        </w:rPr>
        <w:pPrChange w:id="1223" w:author="Ki Min Lee" w:date="2020-03-14T23:04:00Z">
          <w:pPr/>
        </w:pPrChange>
      </w:pPr>
    </w:p>
    <w:p w14:paraId="00000331" w14:textId="4190769E" w:rsidR="00A95D10" w:rsidRDefault="00C1514F" w:rsidP="00161FC0">
      <w:pPr>
        <w:jc w:val="left"/>
        <w:rPr>
          <w:del w:id="1224" w:author="Nguyen, Anh" w:date="2020-03-14T22:37:00Z"/>
          <w:sz w:val="24"/>
          <w:szCs w:val="24"/>
        </w:rPr>
        <w:pPrChange w:id="1225" w:author="Ki Min Lee" w:date="2020-03-14T23:04:00Z">
          <w:pPr>
            <w:jc w:val="both"/>
          </w:pPr>
        </w:pPrChange>
      </w:pPr>
      <w:del w:id="1226" w:author="Nguyen, Anh" w:date="2020-03-14T22:37:00Z">
        <w:r>
          <w:rPr>
            <w:sz w:val="24"/>
            <w:szCs w:val="24"/>
          </w:rPr>
          <w:lastRenderedPageBreak/>
          <w:delText xml:space="preserve">The Destination (Japan or China vs other), and Airport (GMP or </w:delText>
        </w:r>
        <w:r w:rsidR="004F0F57">
          <w:rPr>
            <w:sz w:val="24"/>
            <w:szCs w:val="24"/>
          </w:rPr>
          <w:delText>IC</w:delText>
        </w:r>
        <w:r w:rsidR="0030239B">
          <w:rPr>
            <w:sz w:val="24"/>
            <w:szCs w:val="24"/>
          </w:rPr>
          <w:delText>N</w:delText>
        </w:r>
        <w:r>
          <w:rPr>
            <w:sz w:val="24"/>
            <w:szCs w:val="24"/>
          </w:rPr>
          <w:delText>) are the significant factors that affect customer choice behavior at 1% significance level. Airfare and Age whether below 35 or not affect customer’s choice at 5% significance level.</w:delText>
        </w:r>
      </w:del>
    </w:p>
    <w:p w14:paraId="00000332" w14:textId="77777777" w:rsidR="00A95D10" w:rsidRDefault="00A95D10" w:rsidP="00161FC0">
      <w:pPr>
        <w:jc w:val="left"/>
        <w:rPr>
          <w:del w:id="1227" w:author="Nguyen, Anh" w:date="2020-03-14T22:37:00Z"/>
        </w:rPr>
        <w:pPrChange w:id="1228" w:author="Ki Min Lee" w:date="2020-03-14T23:04:00Z">
          <w:pPr>
            <w:jc w:val="both"/>
          </w:pPr>
        </w:pPrChange>
      </w:pPr>
    </w:p>
    <w:p w14:paraId="00000333" w14:textId="5E2368AF" w:rsidR="00A95D10" w:rsidRDefault="00C1514F" w:rsidP="00161FC0">
      <w:pPr>
        <w:jc w:val="left"/>
        <w:rPr>
          <w:del w:id="1229" w:author="Nguyen, Anh" w:date="2020-03-14T22:37:00Z"/>
        </w:rPr>
        <w:pPrChange w:id="1230" w:author="Ki Min Lee" w:date="2020-03-14T23:04:00Z">
          <w:pPr>
            <w:jc w:val="both"/>
          </w:pPr>
        </w:pPrChange>
      </w:pPr>
      <w:del w:id="1231" w:author="Nguyen, Anh" w:date="2020-03-14T22:37:00Z">
        <w:r>
          <w:delText xml:space="preserve">The two largest Korean airlines are Korean Air and Asiana, with strong reputation, we expect to see slightly higher airfare rates for this group. Based on our model, for every </w:delText>
        </w:r>
      </w:del>
      <w:ins w:id="1232" w:author="Ham, Yunee" w:date="2020-03-14T22:07:00Z">
        <w:del w:id="1233" w:author="Nguyen, Anh" w:date="2020-03-14T22:37:00Z">
          <w:r w:rsidR="00C03440">
            <w:delText xml:space="preserve">10,000 </w:delText>
          </w:r>
        </w:del>
      </w:ins>
      <w:del w:id="1234" w:author="Nguyen, Anh" w:date="2020-03-14T22:37:00Z">
        <w:r>
          <w:delText xml:space="preserve">won </w:delText>
        </w:r>
        <w:r w:rsidR="0030239B">
          <w:delText>increase</w:delText>
        </w:r>
        <w:r>
          <w:delText xml:space="preserve"> in Airfare the customer’s odds of choosing Korean Air or Asiana increases by 2%. In addition, older people tend to choose the better reputation airlines results in the estimated odds of choosing big name airlines are 54% lower among customers who are 35 years old or lower.</w:delText>
        </w:r>
      </w:del>
    </w:p>
    <w:p w14:paraId="00000334" w14:textId="77777777" w:rsidR="00A95D10" w:rsidRDefault="00A95D10" w:rsidP="00161FC0">
      <w:pPr>
        <w:jc w:val="left"/>
        <w:rPr>
          <w:del w:id="1235" w:author="Nguyen, Anh" w:date="2020-03-14T22:40:00Z"/>
        </w:rPr>
        <w:pPrChange w:id="1236" w:author="Ki Min Lee" w:date="2020-03-14T23:04:00Z">
          <w:pPr>
            <w:jc w:val="both"/>
          </w:pPr>
        </w:pPrChange>
      </w:pPr>
    </w:p>
    <w:p w14:paraId="7562975D" w14:textId="77777777" w:rsidR="001E09D6" w:rsidRPr="001E09D6" w:rsidRDefault="001E09D6" w:rsidP="00161FC0">
      <w:pPr>
        <w:jc w:val="left"/>
        <w:rPr>
          <w:del w:id="1237" w:author="Ham, Yunee" w:date="2020-03-14T22:22:00Z"/>
        </w:rPr>
        <w:pPrChange w:id="1238" w:author="Ki Min Lee" w:date="2020-03-14T23:04:00Z">
          <w:pPr>
            <w:jc w:val="both"/>
          </w:pPr>
        </w:pPrChange>
      </w:pPr>
      <w:bookmarkStart w:id="1239" w:name="_9id73hfxi8v8" w:colFirst="0" w:colLast="0"/>
      <w:bookmarkEnd w:id="1239"/>
    </w:p>
    <w:p w14:paraId="66308BB5" w14:textId="77777777" w:rsidR="00553746" w:rsidRDefault="00553746" w:rsidP="00161FC0">
      <w:pPr>
        <w:jc w:val="left"/>
        <w:rPr>
          <w:ins w:id="1240" w:author="Ham, Yunee" w:date="2020-03-14T22:37:00Z"/>
          <w:del w:id="1241" w:author="Nguyen, Anh" w:date="2020-03-14T22:40:00Z"/>
        </w:rPr>
        <w:pPrChange w:id="1242" w:author="Ki Min Lee" w:date="2020-03-14T23:04:00Z">
          <w:pPr>
            <w:jc w:val="both"/>
          </w:pPr>
        </w:pPrChange>
      </w:pPr>
    </w:p>
    <w:p w14:paraId="3007A922" w14:textId="77777777" w:rsidR="00553746" w:rsidRDefault="00553746" w:rsidP="00161FC0">
      <w:pPr>
        <w:jc w:val="left"/>
        <w:rPr>
          <w:ins w:id="1243" w:author="Ham, Yunee" w:date="2020-03-14T22:37:00Z"/>
          <w:del w:id="1244" w:author="Nguyen, Anh" w:date="2020-03-14T22:40:00Z"/>
        </w:rPr>
        <w:pPrChange w:id="1245" w:author="Ki Min Lee" w:date="2020-03-14T23:04:00Z">
          <w:pPr>
            <w:jc w:val="both"/>
          </w:pPr>
        </w:pPrChange>
      </w:pPr>
    </w:p>
    <w:p w14:paraId="0CB2E27B" w14:textId="77777777" w:rsidR="00553746" w:rsidRDefault="00553746" w:rsidP="00161FC0">
      <w:pPr>
        <w:jc w:val="left"/>
        <w:rPr>
          <w:ins w:id="1246" w:author="Ham, Yunee" w:date="2020-03-14T22:37:00Z"/>
          <w:del w:id="1247" w:author="Nguyen, Anh" w:date="2020-03-14T22:40:00Z"/>
        </w:rPr>
        <w:pPrChange w:id="1248" w:author="Ki Min Lee" w:date="2020-03-14T23:04:00Z">
          <w:pPr>
            <w:jc w:val="both"/>
          </w:pPr>
        </w:pPrChange>
      </w:pPr>
    </w:p>
    <w:p w14:paraId="3B378884" w14:textId="77777777" w:rsidR="00553746" w:rsidRDefault="00553746" w:rsidP="00161FC0">
      <w:pPr>
        <w:jc w:val="left"/>
        <w:rPr>
          <w:ins w:id="1249" w:author="Ham, Yunee" w:date="2020-03-14T22:37:00Z"/>
          <w:del w:id="1250" w:author="Nguyen, Anh" w:date="2020-03-14T22:40:00Z"/>
        </w:rPr>
        <w:pPrChange w:id="1251" w:author="Ki Min Lee" w:date="2020-03-14T23:04:00Z">
          <w:pPr>
            <w:jc w:val="both"/>
          </w:pPr>
        </w:pPrChange>
      </w:pPr>
    </w:p>
    <w:p w14:paraId="43860713" w14:textId="77777777" w:rsidR="00553746" w:rsidRDefault="00553746" w:rsidP="00161FC0">
      <w:pPr>
        <w:jc w:val="left"/>
        <w:rPr>
          <w:ins w:id="1252" w:author="Ham, Yunee" w:date="2020-03-14T22:37:00Z"/>
          <w:del w:id="1253" w:author="Nguyen, Anh" w:date="2020-03-14T22:40:00Z"/>
        </w:rPr>
        <w:pPrChange w:id="1254" w:author="Ki Min Lee" w:date="2020-03-14T23:04:00Z">
          <w:pPr>
            <w:jc w:val="both"/>
          </w:pPr>
        </w:pPrChange>
      </w:pPr>
    </w:p>
    <w:p w14:paraId="73DABD43" w14:textId="77777777" w:rsidR="00553746" w:rsidRDefault="00553746" w:rsidP="00161FC0">
      <w:pPr>
        <w:jc w:val="left"/>
        <w:rPr>
          <w:ins w:id="1255" w:author="Ham, Yunee" w:date="2020-03-14T22:37:00Z"/>
          <w:del w:id="1256" w:author="Nguyen, Anh" w:date="2020-03-14T22:40:00Z"/>
        </w:rPr>
        <w:pPrChange w:id="1257" w:author="Ki Min Lee" w:date="2020-03-14T23:04:00Z">
          <w:pPr>
            <w:jc w:val="both"/>
          </w:pPr>
        </w:pPrChange>
      </w:pPr>
    </w:p>
    <w:p w14:paraId="0E4B1541" w14:textId="77777777" w:rsidR="006733B7" w:rsidRDefault="006733B7" w:rsidP="00161FC0">
      <w:pPr>
        <w:jc w:val="left"/>
        <w:rPr>
          <w:del w:id="1258" w:author="Ham, Yunee" w:date="2020-03-14T22:22:00Z"/>
        </w:rPr>
        <w:pPrChange w:id="1259" w:author="Ki Min Lee" w:date="2020-03-14T23:04:00Z">
          <w:pPr>
            <w:jc w:val="both"/>
          </w:pPr>
        </w:pPrChange>
      </w:pPr>
    </w:p>
    <w:p w14:paraId="17698570" w14:textId="77777777" w:rsidR="005961F1" w:rsidRPr="005961F1" w:rsidRDefault="005961F1" w:rsidP="00161FC0">
      <w:pPr>
        <w:jc w:val="left"/>
        <w:rPr>
          <w:ins w:id="1260" w:author="Nguyen, Anh" w:date="2020-03-14T20:56:00Z"/>
          <w:del w:id="1261" w:author="Ham, Yunee" w:date="2020-03-14T22:22:00Z"/>
        </w:rPr>
        <w:pPrChange w:id="1262" w:author="Ki Min Lee" w:date="2020-03-14T23:04:00Z">
          <w:pPr>
            <w:jc w:val="both"/>
          </w:pPr>
        </w:pPrChange>
      </w:pPr>
    </w:p>
    <w:p w14:paraId="1635A6F8" w14:textId="77777777" w:rsidR="008C4E27" w:rsidRDefault="008C4E27" w:rsidP="00161FC0">
      <w:pPr>
        <w:jc w:val="left"/>
        <w:rPr>
          <w:del w:id="1263" w:author="Ham, Yunee" w:date="2020-03-14T22:22:00Z"/>
        </w:rPr>
        <w:pPrChange w:id="1264" w:author="Ki Min Lee" w:date="2020-03-14T23:04:00Z">
          <w:pPr>
            <w:jc w:val="both"/>
          </w:pPr>
        </w:pPrChange>
      </w:pPr>
    </w:p>
    <w:p w14:paraId="5BB9B938" w14:textId="77777777" w:rsidR="006733B7" w:rsidRDefault="006733B7" w:rsidP="00161FC0">
      <w:pPr>
        <w:jc w:val="left"/>
        <w:rPr>
          <w:del w:id="1265" w:author="Ham, Yunee" w:date="2020-03-14T22:22:00Z"/>
        </w:rPr>
        <w:pPrChange w:id="1266" w:author="Ki Min Lee" w:date="2020-03-14T23:04:00Z">
          <w:pPr>
            <w:jc w:val="both"/>
          </w:pPr>
        </w:pPrChange>
      </w:pPr>
    </w:p>
    <w:p w14:paraId="43359A6F" w14:textId="77777777" w:rsidR="006733B7" w:rsidRDefault="006733B7" w:rsidP="00161FC0">
      <w:pPr>
        <w:jc w:val="left"/>
        <w:rPr>
          <w:del w:id="1267" w:author="Ham, Yunee" w:date="2020-03-14T22:22:00Z"/>
        </w:rPr>
        <w:pPrChange w:id="1268" w:author="Ki Min Lee" w:date="2020-03-14T23:04:00Z">
          <w:pPr>
            <w:jc w:val="both"/>
          </w:pPr>
        </w:pPrChange>
      </w:pPr>
    </w:p>
    <w:p w14:paraId="75A3445F" w14:textId="77777777" w:rsidR="0030239B" w:rsidRDefault="0030239B" w:rsidP="00161FC0">
      <w:pPr>
        <w:jc w:val="left"/>
        <w:rPr>
          <w:del w:id="1269" w:author="Nguyen, Anh" w:date="2020-03-14T22:40:00Z"/>
        </w:rPr>
        <w:pPrChange w:id="1270" w:author="Ki Min Lee" w:date="2020-03-14T23:04:00Z">
          <w:pPr>
            <w:jc w:val="both"/>
          </w:pPr>
        </w:pPrChange>
      </w:pPr>
    </w:p>
    <w:p w14:paraId="00000336" w14:textId="0F73E0E3" w:rsidR="00A95D10" w:rsidRDefault="00C1514F" w:rsidP="00161FC0">
      <w:pPr>
        <w:pStyle w:val="Heading1"/>
        <w:jc w:val="left"/>
        <w:pPrChange w:id="1271" w:author="Ki Min Lee" w:date="2020-03-14T23:04:00Z">
          <w:pPr>
            <w:pStyle w:val="Heading1"/>
            <w:jc w:val="both"/>
          </w:pPr>
        </w:pPrChange>
      </w:pPr>
      <w:r>
        <w:t>IV. Model Comparison</w:t>
      </w:r>
      <w:ins w:id="1272" w:author="Ham, Yunee" w:date="2020-03-14T22:22:00Z">
        <w:r w:rsidR="00952E10">
          <w:t xml:space="preserve"> – Airport Choice Model</w:t>
        </w:r>
      </w:ins>
    </w:p>
    <w:p w14:paraId="00000338" w14:textId="71788A8D" w:rsidR="00A95D10" w:rsidRDefault="00A95D10">
      <w:pPr>
        <w:pStyle w:val="Heading1"/>
        <w:jc w:val="both"/>
        <w:rPr>
          <w:b w:val="0"/>
          <w:sz w:val="24"/>
          <w:szCs w:val="24"/>
        </w:rPr>
      </w:pPr>
      <w:bookmarkStart w:id="1273" w:name="_iy1o0b7rzquj" w:colFirst="0" w:colLast="0"/>
      <w:bookmarkEnd w:id="1273"/>
    </w:p>
    <w:p w14:paraId="669090B8" w14:textId="2441EFDB" w:rsidR="00A239F1" w:rsidRDefault="00D34173" w:rsidP="00B253D4">
      <w:pPr>
        <w:pStyle w:val="ListParagraph"/>
        <w:numPr>
          <w:ilvl w:val="3"/>
          <w:numId w:val="2"/>
        </w:numPr>
        <w:ind w:left="360"/>
        <w:jc w:val="left"/>
        <w:rPr>
          <w:del w:id="1274" w:author="Ham, Yunee" w:date="2020-03-14T20:31:00Z"/>
        </w:rPr>
        <w:pPrChange w:id="1275" w:author="Ham, Yunee" w:date="2020-03-14T20:47:00Z">
          <w:pPr>
            <w:jc w:val="left"/>
          </w:pPr>
        </w:pPrChange>
      </w:pPr>
      <w:ins w:id="1276" w:author="Ham, Yunee" w:date="2020-03-14T20:46:00Z">
        <w:r w:rsidRPr="00B253D4">
          <w:rPr>
            <w:b/>
            <w:u w:val="single"/>
            <w:rPrChange w:id="1277" w:author="Ham, Yunee" w:date="2020-03-14T20:46:00Z">
              <w:rPr/>
            </w:rPrChange>
          </w:rPr>
          <w:t xml:space="preserve">Logistic Regression - </w:t>
        </w:r>
      </w:ins>
      <w:r w:rsidR="00A239F1" w:rsidRPr="00E302ED">
        <w:rPr>
          <w:b/>
          <w:u w:val="single"/>
          <w:rPrChange w:id="1278" w:author="Nguyen, Anh" w:date="2020-03-14T16:58:00Z">
            <w:rPr/>
          </w:rPrChange>
        </w:rPr>
        <w:t xml:space="preserve">Airport </w:t>
      </w:r>
      <w:del w:id="1279" w:author="Nguyen, Anh" w:date="2020-03-14T16:57:00Z">
        <w:r w:rsidR="00A239F1" w:rsidRPr="00E302ED">
          <w:rPr>
            <w:b/>
            <w:u w:val="single"/>
            <w:rPrChange w:id="1280" w:author="Nguyen, Anh" w:date="2020-03-14T16:58:00Z">
              <w:rPr/>
            </w:rPrChange>
          </w:rPr>
          <w:delText xml:space="preserve">Logit Model with AccessTime: </w:delText>
        </w:r>
      </w:del>
      <w:ins w:id="1281" w:author="Nguyen, Anh" w:date="2020-03-14T16:57:00Z">
        <w:r w:rsidR="00E302ED" w:rsidRPr="00E302ED">
          <w:rPr>
            <w:b/>
            <w:bCs/>
            <w:u w:val="single"/>
            <w:rPrChange w:id="1282" w:author="Nguyen, Anh" w:date="2020-03-14T16:57:00Z">
              <w:rPr/>
            </w:rPrChange>
          </w:rPr>
          <w:t>Choice</w:t>
        </w:r>
      </w:ins>
      <w:ins w:id="1283" w:author="Ham, Yunee" w:date="2020-03-14T20:46:00Z">
        <w:r w:rsidRPr="00B253D4">
          <w:rPr>
            <w:b/>
            <w:bCs/>
            <w:u w:val="single"/>
            <w:rPrChange w:id="1284" w:author="Ham, Yunee" w:date="2020-03-14T20:46:00Z">
              <w:rPr>
                <w:bCs/>
              </w:rPr>
            </w:rPrChange>
          </w:rPr>
          <w:t xml:space="preserve"> </w:t>
        </w:r>
      </w:ins>
    </w:p>
    <w:p w14:paraId="3645841B" w14:textId="77777777" w:rsidR="008D0601" w:rsidRPr="005A1F27" w:rsidRDefault="008D0601" w:rsidP="00B253D4">
      <w:pPr>
        <w:pStyle w:val="ListParagraph"/>
        <w:numPr>
          <w:ilvl w:val="3"/>
          <w:numId w:val="2"/>
        </w:numPr>
        <w:ind w:left="360"/>
        <w:jc w:val="left"/>
        <w:rPr>
          <w:ins w:id="1285" w:author="Ham, Yunee" w:date="2020-03-14T20:31:00Z"/>
          <w:bCs/>
        </w:rPr>
        <w:pPrChange w:id="1286" w:author="Ham, Yunee" w:date="2020-03-14T20:46:00Z">
          <w:pPr>
            <w:jc w:val="left"/>
          </w:pPr>
        </w:pPrChange>
      </w:pPr>
    </w:p>
    <w:p w14:paraId="2DCA7A95" w14:textId="68BC8654" w:rsidR="003431ED" w:rsidDel="008D0601" w:rsidRDefault="003431ED" w:rsidP="00227C99">
      <w:pPr>
        <w:ind w:left="360"/>
        <w:jc w:val="left"/>
        <w:rPr>
          <w:ins w:id="1287" w:author="Zaheen, Sahira" w:date="2020-03-14T20:10:00Z"/>
          <w:del w:id="1288" w:author="Ham, Yunee" w:date="2020-03-14T20:31:00Z"/>
          <w:b/>
          <w:bCs/>
          <w:u w:val="single"/>
        </w:rPr>
        <w:pPrChange w:id="1289" w:author="Ki Min Lee" w:date="2020-03-14T22:57:00Z">
          <w:pPr>
            <w:jc w:val="left"/>
          </w:pPr>
        </w:pPrChange>
      </w:pPr>
    </w:p>
    <w:p w14:paraId="20F61558" w14:textId="1B9D90BC" w:rsidR="003431ED" w:rsidDel="00F66A90" w:rsidRDefault="003431ED" w:rsidP="00227C99">
      <w:pPr>
        <w:ind w:left="360"/>
        <w:jc w:val="left"/>
        <w:rPr>
          <w:del w:id="1290" w:author="Ham, Yunee" w:date="2020-03-14T20:17:00Z"/>
          <w:b/>
          <w:u w:val="single"/>
        </w:rPr>
        <w:pPrChange w:id="1291" w:author="Ki Min Lee" w:date="2020-03-14T22:57:00Z">
          <w:pPr>
            <w:jc w:val="left"/>
          </w:pPr>
        </w:pPrChange>
      </w:pPr>
      <w:ins w:id="1292" w:author="Zaheen, Sahira" w:date="2020-03-14T20:10:00Z">
        <w:r>
          <w:t>The area under the ROC curve shows the performance of an algorithm for the data classification compared to a random classification.</w:t>
        </w:r>
      </w:ins>
    </w:p>
    <w:p w14:paraId="7F738A72" w14:textId="39D3128D" w:rsidR="003431ED" w:rsidRPr="00E302ED" w:rsidRDefault="003431ED" w:rsidP="00227C99">
      <w:pPr>
        <w:ind w:left="360"/>
        <w:jc w:val="left"/>
        <w:rPr>
          <w:b/>
          <w:u w:val="single"/>
          <w:rPrChange w:id="1293" w:author="Nguyen, Anh" w:date="2020-03-14T16:58:00Z">
            <w:rPr/>
          </w:rPrChange>
        </w:rPr>
        <w:pPrChange w:id="1294" w:author="Ki Min Lee" w:date="2020-03-14T22:57:00Z">
          <w:pPr>
            <w:jc w:val="left"/>
          </w:pPr>
        </w:pPrChange>
      </w:pPr>
    </w:p>
    <w:p w14:paraId="4C327C9C" w14:textId="0D50AD15" w:rsidR="00907AF8" w:rsidRDefault="009F52CE">
      <w:pPr>
        <w:keepNext/>
        <w:jc w:val="left"/>
        <w:rPr>
          <w:ins w:id="1295" w:author="Nguyen, Anh" w:date="2020-03-14T16:54:00Z"/>
        </w:rPr>
        <w:pPrChange w:id="1296" w:author="Nguyen, Anh" w:date="2020-03-14T16:54:00Z">
          <w:pPr>
            <w:jc w:val="left"/>
          </w:pPr>
        </w:pPrChange>
      </w:pPr>
      <w:r>
        <w:rPr>
          <w:noProof/>
        </w:rPr>
        <w:drawing>
          <wp:anchor distT="0" distB="0" distL="114300" distR="114300" simplePos="0" relativeHeight="251658281" behindDoc="1" locked="0" layoutInCell="1" allowOverlap="1" wp14:anchorId="1960A166" wp14:editId="72BF03CA">
            <wp:simplePos x="0" y="0"/>
            <wp:positionH relativeFrom="margin">
              <wp:posOffset>3322320</wp:posOffset>
            </wp:positionH>
            <wp:positionV relativeFrom="paragraph">
              <wp:posOffset>27940</wp:posOffset>
            </wp:positionV>
            <wp:extent cx="2882265" cy="2229860"/>
            <wp:effectExtent l="0" t="0" r="0" b="0"/>
            <wp:wrapNone/>
            <wp:docPr id="58177284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49">
                      <a:extLst>
                        <a:ext uri="{28A0092B-C50C-407E-A947-70E740481C1C}">
                          <a14:useLocalDpi xmlns:a14="http://schemas.microsoft.com/office/drawing/2010/main" val="0"/>
                        </a:ext>
                      </a:extLst>
                    </a:blip>
                    <a:stretch>
                      <a:fillRect/>
                    </a:stretch>
                  </pic:blipFill>
                  <pic:spPr>
                    <a:xfrm>
                      <a:off x="0" y="0"/>
                      <a:ext cx="2886486" cy="2233126"/>
                    </a:xfrm>
                    <a:prstGeom prst="rect">
                      <a:avLst/>
                    </a:prstGeom>
                  </pic:spPr>
                </pic:pic>
              </a:graphicData>
            </a:graphic>
            <wp14:sizeRelH relativeFrom="margin">
              <wp14:pctWidth>0</wp14:pctWidth>
            </wp14:sizeRelH>
            <wp14:sizeRelV relativeFrom="margin">
              <wp14:pctHeight>0</wp14:pctHeight>
            </wp14:sizeRelV>
          </wp:anchor>
        </w:drawing>
      </w:r>
      <w:r w:rsidR="00A239F1">
        <w:rPr>
          <w:noProof/>
        </w:rPr>
        <w:drawing>
          <wp:inline distT="0" distB="0" distL="0" distR="0" wp14:anchorId="596CC858" wp14:editId="107CA37B">
            <wp:extent cx="2771775" cy="2189511"/>
            <wp:effectExtent l="0" t="0" r="0" b="1270"/>
            <wp:docPr id="114363804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50">
                      <a:extLst>
                        <a:ext uri="{28A0092B-C50C-407E-A947-70E740481C1C}">
                          <a14:useLocalDpi xmlns:a14="http://schemas.microsoft.com/office/drawing/2010/main" val="0"/>
                        </a:ext>
                      </a:extLst>
                    </a:blip>
                    <a:stretch>
                      <a:fillRect/>
                    </a:stretch>
                  </pic:blipFill>
                  <pic:spPr>
                    <a:xfrm>
                      <a:off x="0" y="0"/>
                      <a:ext cx="2771775" cy="2189511"/>
                    </a:xfrm>
                    <a:prstGeom prst="rect">
                      <a:avLst/>
                    </a:prstGeom>
                  </pic:spPr>
                </pic:pic>
              </a:graphicData>
            </a:graphic>
          </wp:inline>
        </w:drawing>
      </w:r>
    </w:p>
    <w:p w14:paraId="294CF331" w14:textId="1E3E07D5" w:rsidR="00A239F1" w:rsidRPr="00A239F1" w:rsidRDefault="00907AF8">
      <w:pPr>
        <w:pStyle w:val="Caption"/>
        <w:jc w:val="left"/>
        <w:pPrChange w:id="1297" w:author="Nguyen, Anh" w:date="2020-03-14T16:55:00Z">
          <w:pPr>
            <w:jc w:val="left"/>
          </w:pPr>
        </w:pPrChange>
      </w:pPr>
      <w:ins w:id="1298" w:author="Nguyen, Anh" w:date="2020-03-14T16:54:00Z">
        <w:r>
          <w:rPr>
            <w:noProof/>
          </w:rPr>
          <mc:AlternateContent>
            <mc:Choice Requires="wps">
              <w:drawing>
                <wp:anchor distT="0" distB="0" distL="114300" distR="114300" simplePos="0" relativeHeight="251658244" behindDoc="1" locked="0" layoutInCell="1" allowOverlap="1" wp14:anchorId="132250C5" wp14:editId="4430819A">
                  <wp:simplePos x="0" y="0"/>
                  <wp:positionH relativeFrom="column">
                    <wp:posOffset>3322320</wp:posOffset>
                  </wp:positionH>
                  <wp:positionV relativeFrom="paragraph">
                    <wp:posOffset>19050</wp:posOffset>
                  </wp:positionV>
                  <wp:extent cx="3093085" cy="635"/>
                  <wp:effectExtent l="0" t="0" r="0" b="8255"/>
                  <wp:wrapTight wrapText="bothSides">
                    <wp:wrapPolygon edited="0">
                      <wp:start x="0" y="0"/>
                      <wp:lineTo x="0" y="20698"/>
                      <wp:lineTo x="21418" y="20698"/>
                      <wp:lineTo x="21418" y="0"/>
                      <wp:lineTo x="0" y="0"/>
                    </wp:wrapPolygon>
                  </wp:wrapTight>
                  <wp:docPr id="50" name="Text Box 50"/>
                  <wp:cNvGraphicFramePr/>
                  <a:graphic xmlns:a="http://schemas.openxmlformats.org/drawingml/2006/main">
                    <a:graphicData uri="http://schemas.microsoft.com/office/word/2010/wordprocessingShape">
                      <wps:wsp>
                        <wps:cNvSpPr txBox="1"/>
                        <wps:spPr>
                          <a:xfrm>
                            <a:off x="0" y="0"/>
                            <a:ext cx="3093085" cy="635"/>
                          </a:xfrm>
                          <a:prstGeom prst="rect">
                            <a:avLst/>
                          </a:prstGeom>
                          <a:solidFill>
                            <a:prstClr val="white"/>
                          </a:solidFill>
                          <a:ln>
                            <a:noFill/>
                          </a:ln>
                        </wps:spPr>
                        <wps:txbx>
                          <w:txbxContent>
                            <w:p w14:paraId="3B34EA4C" w14:textId="34EBE4E7" w:rsidR="00907AF8" w:rsidRPr="00A22679" w:rsidRDefault="00907AF8">
                              <w:pPr>
                                <w:pStyle w:val="Caption"/>
                                <w:rPr>
                                  <w:noProof/>
                                </w:rPr>
                                <w:pPrChange w:id="1299" w:author="Nguyen, Anh" w:date="2020-03-14T16:54:00Z">
                                  <w:pPr>
                                    <w:keepNext/>
                                  </w:pPr>
                                </w:pPrChange>
                              </w:pPr>
                              <w:ins w:id="1300" w:author="Nguyen, Anh" w:date="2020-03-14T16:54:00Z">
                                <w:r>
                                  <w:t xml:space="preserve">ROC Curve for Airport Logit Model with </w:t>
                                </w:r>
                                <w:proofErr w:type="spellStart"/>
                                <w:r>
                                  <w:t>AccesssTime</w:t>
                                </w:r>
                              </w:ins>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2250C5" id="_x0000_t202" coordsize="21600,21600" o:spt="202" path="m,l,21600r21600,l21600,xe">
                  <v:stroke joinstyle="miter"/>
                  <v:path gradientshapeok="t" o:connecttype="rect"/>
                </v:shapetype>
                <v:shape id="Text Box 50" o:spid="_x0000_s1026" type="#_x0000_t202" style="position:absolute;margin-left:261.6pt;margin-top:1.5pt;width:243.55pt;height:.05pt;z-index:-2516582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" stroked="f">
                  <v:textbox style="mso-fit-shape-to-text:t" inset="0,0,0,0">
                    <w:txbxContent>
                      <w:p w14:paraId="3B34EA4C" w14:textId="34EBE4E7" w:rsidR="00907AF8" w:rsidRPr="00A22679" w:rsidRDefault="00907AF8">
                        <w:pPr>
                          <w:pStyle w:val="Caption"/>
                          <w:rPr>
                            <w:noProof/>
                          </w:rPr>
                          <w:pPrChange w:id="1301" w:author="Nguyen, Anh" w:date="2020-03-14T16:54:00Z">
                            <w:pPr>
                              <w:keepNext/>
                            </w:pPr>
                          </w:pPrChange>
                        </w:pPr>
                        <w:ins w:id="1302" w:author="Nguyen, Anh" w:date="2020-03-14T16:54:00Z">
                          <w:r>
                            <w:t xml:space="preserve">ROC Curve for Airport Logit Model with </w:t>
                          </w:r>
                          <w:proofErr w:type="spellStart"/>
                          <w:r>
                            <w:t>AccesssTime</w:t>
                          </w:r>
                        </w:ins>
                        <w:proofErr w:type="spellEnd"/>
                      </w:p>
                    </w:txbxContent>
                  </v:textbox>
                  <w10:wrap type="tight"/>
                </v:shape>
              </w:pict>
            </mc:Fallback>
          </mc:AlternateContent>
        </w:r>
        <w:r>
          <w:t xml:space="preserve">            ROC Curve for Airport Logit Model with </w:t>
        </w:r>
        <w:proofErr w:type="spellStart"/>
        <w:r>
          <w:t>NoTransport</w:t>
        </w:r>
      </w:ins>
      <w:proofErr w:type="spellEnd"/>
    </w:p>
    <w:p w14:paraId="5027B969" w14:textId="20949903" w:rsidR="00784983" w:rsidDel="00227C99" w:rsidRDefault="00227C99" w:rsidP="007C247D">
      <w:pPr>
        <w:jc w:val="left"/>
        <w:rPr>
          <w:del w:id="1303" w:author="Ham, Yunee" w:date="2020-03-14T20:47:00Z"/>
        </w:rPr>
      </w:pPr>
      <w:ins w:id="1304" w:author="Ki Min Lee" w:date="2020-03-14T22:58:00Z">
        <w:r>
          <w:tab/>
        </w:r>
      </w:ins>
    </w:p>
    <w:p w14:paraId="4110D3D5" w14:textId="21C856C5" w:rsidR="00227C99" w:rsidRDefault="00227C99" w:rsidP="003431ED">
      <w:pPr>
        <w:jc w:val="left"/>
        <w:rPr>
          <w:del w:id="1305" w:author="Nguyen, Anh" w:date="2020-03-14T23:26:00Z"/>
        </w:rPr>
      </w:pPr>
    </w:p>
    <w:p w14:paraId="23943C84" w14:textId="77777777" w:rsidR="00161FC0" w:rsidRDefault="00161FC0" w:rsidP="003431ED">
      <w:pPr>
        <w:jc w:val="left"/>
        <w:rPr>
          <w:ins w:id="1306" w:author="Nguyen, Anh" w:date="2020-03-14T23:26:00Z"/>
        </w:rPr>
      </w:pPr>
    </w:p>
    <w:p w14:paraId="792B1FC2" w14:textId="5E1BC3C7" w:rsidR="004A3519" w:rsidRPr="004A3519" w:rsidRDefault="00721031" w:rsidP="00CD08F7">
      <w:pPr>
        <w:jc w:val="left"/>
        <w:rPr>
          <w:ins w:id="1307" w:author="Ham, Yunee" w:date="2020-03-14T20:50:00Z"/>
        </w:rPr>
      </w:pPr>
      <w:ins w:id="1308" w:author="Nguyen, Anh" w:date="2020-03-14T23:26:00Z">
        <w:r>
          <w:t xml:space="preserve">        </w:t>
        </w:r>
      </w:ins>
      <w:ins w:id="1309" w:author="Zaheen, Sahira" w:date="2020-03-14T20:09:00Z">
        <w:r w:rsidR="00784983">
          <w:t>Examining the ROC curves for both airport logit</w:t>
        </w:r>
      </w:ins>
      <w:ins w:id="1310" w:author="Ki Min Lee" w:date="2020-03-14T22:58:00Z">
        <w:r w:rsidR="00227C99">
          <w:t xml:space="preserve"> </w:t>
        </w:r>
      </w:ins>
      <w:ins w:id="1311" w:author="Zaheen, Sahira" w:date="2020-03-14T20:09:00Z">
        <w:del w:id="1312" w:author="Ki Min Lee" w:date="2020-03-14T22:58:00Z">
          <w:r w:rsidR="00784983" w:rsidDel="00227C99">
            <w:delText xml:space="preserve"> </w:delText>
          </w:r>
        </w:del>
        <w:r w:rsidR="00784983">
          <w:t>models, the model including the number of transports provides a better visibility of the data than the model including access time.</w:t>
        </w:r>
      </w:ins>
    </w:p>
    <w:p w14:paraId="7A1845BB" w14:textId="77777777" w:rsidR="002474EA" w:rsidRDefault="002474EA" w:rsidP="005D7FB1">
      <w:pPr>
        <w:jc w:val="left"/>
        <w:rPr>
          <w:ins w:id="1313" w:author="Zaheen, Sahira" w:date="2020-03-14T20:09:00Z"/>
        </w:rPr>
        <w:pPrChange w:id="1314" w:author="Ham, Yunee" w:date="2020-03-14T20:47:00Z">
          <w:pPr>
            <w:pStyle w:val="ListParagraph"/>
            <w:numPr>
              <w:numId w:val="3"/>
            </w:numPr>
            <w:ind w:hanging="360"/>
            <w:jc w:val="left"/>
          </w:pPr>
        </w:pPrChange>
      </w:pPr>
    </w:p>
    <w:p w14:paraId="10B5AF76" w14:textId="27ED2743" w:rsidR="0086000D" w:rsidRPr="00807D47" w:rsidRDefault="00807D47" w:rsidP="00807D47">
      <w:pPr>
        <w:jc w:val="left"/>
        <w:rPr>
          <w:del w:id="1315" w:author="Ham, Yunee" w:date="2020-03-14T20:47:00Z"/>
          <w:b/>
          <w:u w:val="single"/>
          <w:rPrChange w:id="1316" w:author="Ham, Yunee" w:date="2020-03-14T20:48:00Z">
            <w:rPr>
              <w:del w:id="1317" w:author="Ham, Yunee" w:date="2020-03-14T20:47:00Z"/>
            </w:rPr>
          </w:rPrChange>
        </w:rPr>
      </w:pPr>
      <w:ins w:id="1318" w:author="Ham, Yunee" w:date="2020-03-14T20:47:00Z">
        <w:r w:rsidRPr="00807D47">
          <w:rPr>
            <w:u w:val="single"/>
            <w:rPrChange w:id="1319" w:author="Ham, Yunee" w:date="2020-03-14T20:47:00Z">
              <w:rPr/>
            </w:rPrChange>
          </w:rPr>
          <w:t xml:space="preserve">2. </w:t>
        </w:r>
        <w:r w:rsidRPr="00807D47">
          <w:rPr>
            <w:b/>
            <w:bCs/>
            <w:u w:val="single"/>
            <w:rPrChange w:id="1320" w:author="Ham, Yunee" w:date="2020-03-14T20:47:00Z">
              <w:rPr>
                <w:b/>
                <w:bCs/>
              </w:rPr>
            </w:rPrChange>
          </w:rPr>
          <w:t xml:space="preserve">Decision Tree – Airport Choice </w:t>
        </w:r>
      </w:ins>
    </w:p>
    <w:p w14:paraId="49441CBF" w14:textId="4FBA3D84" w:rsidR="0086000D" w:rsidRDefault="0086000D" w:rsidP="000956A5">
      <w:pPr>
        <w:jc w:val="left"/>
      </w:pPr>
    </w:p>
    <w:p w14:paraId="56283DE3" w14:textId="058E2A62" w:rsidR="0086000D" w:rsidRDefault="001D2827" w:rsidP="000956A5">
      <w:pPr>
        <w:jc w:val="left"/>
        <w:rPr>
          <w:del w:id="1321" w:author="Nguyen, Anh" w:date="2020-03-14T16:55:00Z"/>
        </w:rPr>
      </w:pPr>
      <w:r>
        <w:rPr>
          <w:noProof/>
        </w:rPr>
        <w:drawing>
          <wp:anchor distT="0" distB="0" distL="114300" distR="114300" simplePos="0" relativeHeight="251658282" behindDoc="0" locked="0" layoutInCell="1" allowOverlap="1" wp14:anchorId="05CCB50B" wp14:editId="4858B378">
            <wp:simplePos x="0" y="0"/>
            <wp:positionH relativeFrom="margin">
              <wp:align>left</wp:align>
            </wp:positionH>
            <wp:positionV relativeFrom="paragraph">
              <wp:posOffset>52070</wp:posOffset>
            </wp:positionV>
            <wp:extent cx="2479040" cy="1933575"/>
            <wp:effectExtent l="0" t="0" r="0" b="0"/>
            <wp:wrapSquare wrapText="bothSides"/>
            <wp:docPr id="116067847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51">
                      <a:extLst>
                        <a:ext uri="{28A0092B-C50C-407E-A947-70E740481C1C}">
                          <a14:useLocalDpi xmlns:a14="http://schemas.microsoft.com/office/drawing/2010/main" val="0"/>
                        </a:ext>
                      </a:extLst>
                    </a:blip>
                    <a:stretch>
                      <a:fillRect/>
                    </a:stretch>
                  </pic:blipFill>
                  <pic:spPr>
                    <a:xfrm>
                      <a:off x="0" y="0"/>
                      <a:ext cx="2482047" cy="1935618"/>
                    </a:xfrm>
                    <a:prstGeom prst="rect">
                      <a:avLst/>
                    </a:prstGeom>
                  </pic:spPr>
                </pic:pic>
              </a:graphicData>
            </a:graphic>
            <wp14:sizeRelH relativeFrom="margin">
              <wp14:pctWidth>0</wp14:pctWidth>
            </wp14:sizeRelH>
            <wp14:sizeRelV relativeFrom="margin">
              <wp14:pctHeight>0</wp14:pctHeight>
            </wp14:sizeRelV>
          </wp:anchor>
        </w:drawing>
      </w:r>
    </w:p>
    <w:p w14:paraId="4E1681B9" w14:textId="77777777" w:rsidR="000956A5" w:rsidRDefault="000956A5" w:rsidP="000956A5">
      <w:pPr>
        <w:jc w:val="left"/>
        <w:rPr>
          <w:del w:id="1322" w:author="Nguyen, Anh" w:date="2020-03-14T16:55:00Z"/>
        </w:rPr>
      </w:pPr>
      <w:del w:id="1323" w:author="Nguyen, Anh" w:date="2020-03-14T16:55:00Z">
        <w:r>
          <w:delText xml:space="preserve">Airport Logit Model with NoTransport: </w:delText>
        </w:r>
      </w:del>
    </w:p>
    <w:p w14:paraId="7B650166" w14:textId="1DAA1E3A" w:rsidR="007A01AA" w:rsidRPr="007A01AA" w:rsidRDefault="000956A5" w:rsidP="007A01AA">
      <w:pPr>
        <w:jc w:val="left"/>
        <w:rPr>
          <w:del w:id="1324" w:author="Nguyen, Anh" w:date="2020-03-14T16:55:00Z"/>
        </w:rPr>
      </w:pPr>
      <w:del w:id="1325" w:author="Nguyen, Anh" w:date="2020-03-14T16:55:00Z">
        <w:r>
          <w:delText xml:space="preserve"> </w:delText>
        </w:r>
      </w:del>
    </w:p>
    <w:p w14:paraId="3DCAE23B" w14:textId="4FBA3D84" w:rsidR="0086000D" w:rsidRDefault="0086000D" w:rsidP="000956A5">
      <w:pPr>
        <w:jc w:val="left"/>
        <w:rPr>
          <w:del w:id="1326" w:author="Nguyen, Anh" w:date="2020-03-14T16:55:00Z"/>
        </w:rPr>
      </w:pPr>
    </w:p>
    <w:p w14:paraId="11F7558D" w14:textId="4FBA3D84" w:rsidR="0086000D" w:rsidRDefault="0086000D" w:rsidP="000956A5">
      <w:pPr>
        <w:jc w:val="left"/>
        <w:rPr>
          <w:del w:id="1327" w:author="Nguyen, Anh" w:date="2020-03-14T16:55:00Z"/>
        </w:rPr>
      </w:pPr>
    </w:p>
    <w:p w14:paraId="03E489CD" w14:textId="77777777" w:rsidR="009178CA" w:rsidRDefault="009178CA" w:rsidP="000956A5">
      <w:pPr>
        <w:jc w:val="left"/>
        <w:rPr>
          <w:del w:id="1328" w:author="Nguyen, Anh" w:date="2020-03-14T16:55:00Z"/>
        </w:rPr>
      </w:pPr>
    </w:p>
    <w:p w14:paraId="6B2B6369" w14:textId="77777777" w:rsidR="009178CA" w:rsidRDefault="009178CA" w:rsidP="000956A5">
      <w:pPr>
        <w:jc w:val="left"/>
        <w:rPr>
          <w:del w:id="1329" w:author="Nguyen, Anh" w:date="2020-03-14T16:55:00Z"/>
        </w:rPr>
      </w:pPr>
    </w:p>
    <w:p w14:paraId="4204B5CE" w14:textId="77777777" w:rsidR="009178CA" w:rsidRDefault="009178CA" w:rsidP="000956A5">
      <w:pPr>
        <w:jc w:val="left"/>
        <w:rPr>
          <w:del w:id="1330" w:author="Nguyen, Anh" w:date="2020-03-14T16:55:00Z"/>
        </w:rPr>
      </w:pPr>
    </w:p>
    <w:p w14:paraId="5047438E" w14:textId="1C98910E" w:rsidR="009178CA" w:rsidRDefault="009178CA" w:rsidP="000956A5">
      <w:pPr>
        <w:jc w:val="left"/>
        <w:rPr>
          <w:del w:id="1331" w:author="Nguyen, Anh" w:date="2020-03-14T16:55:00Z"/>
        </w:rPr>
      </w:pPr>
      <w:del w:id="1332" w:author="Nguyen, Anh" w:date="2020-03-14T16:55:00Z">
        <w:r>
          <w:delText xml:space="preserve">Airport with Decision Tree and optimal max_dept </w:delText>
        </w:r>
      </w:del>
    </w:p>
    <w:p w14:paraId="5F74CB1D" w14:textId="2780CD16" w:rsidR="002474EA" w:rsidRDefault="002474EA" w:rsidP="001D2827">
      <w:pPr>
        <w:jc w:val="both"/>
        <w:rPr>
          <w:ins w:id="1333" w:author="Ham, Yunee" w:date="2020-03-14T20:50:00Z"/>
        </w:rPr>
        <w:pPrChange w:id="1334" w:author="Ham, Yunee" w:date="2020-03-14T23:30:00Z">
          <w:pPr>
            <w:jc w:val="left"/>
          </w:pPr>
        </w:pPrChange>
      </w:pPr>
      <w:ins w:id="1335" w:author="Ham, Yunee" w:date="2020-03-14T20:50:00Z">
        <w:r w:rsidRPr="002474EA">
          <w:t xml:space="preserve"> </w:t>
        </w:r>
      </w:ins>
      <w:ins w:id="1336" w:author="Ki Min Lee" w:date="2020-03-14T22:58:00Z">
        <w:del w:id="1337" w:author="Ham, Yunee" w:date="2020-03-14T23:29:00Z">
          <w:r w:rsidR="00227C99">
            <w:tab/>
          </w:r>
        </w:del>
      </w:ins>
      <w:ins w:id="1338" w:author="Ham, Yunee" w:date="2020-03-14T20:50:00Z">
        <w:r>
          <w:t>Comparing the ROC curve and AUC scores for airport logit model with the number of transports with the decision tree airport model, the logit model performs slightly better as its AUC score is about 0.05 higher than the airport decision tree model</w:t>
        </w:r>
      </w:ins>
    </w:p>
    <w:p w14:paraId="0F6D28BB" w14:textId="77777777" w:rsidR="002474EA" w:rsidRDefault="002474EA" w:rsidP="002474EA">
      <w:pPr>
        <w:jc w:val="left"/>
        <w:rPr>
          <w:ins w:id="1339" w:author="Ham, Yunee" w:date="2020-03-14T20:50:00Z"/>
        </w:rPr>
      </w:pPr>
    </w:p>
    <w:p w14:paraId="3C8A33E4" w14:textId="77777777" w:rsidR="002474EA" w:rsidRDefault="002474EA" w:rsidP="002474EA">
      <w:pPr>
        <w:jc w:val="left"/>
        <w:rPr>
          <w:ins w:id="1340" w:author="Ham, Yunee" w:date="2020-03-14T20:50:00Z"/>
        </w:rPr>
      </w:pPr>
    </w:p>
    <w:p w14:paraId="0FF6B396" w14:textId="77777777" w:rsidR="002474EA" w:rsidRDefault="002474EA" w:rsidP="002474EA">
      <w:pPr>
        <w:jc w:val="left"/>
        <w:rPr>
          <w:ins w:id="1341" w:author="Ham, Yunee" w:date="2020-03-14T20:50:00Z"/>
        </w:rPr>
      </w:pPr>
    </w:p>
    <w:p w14:paraId="66D74765" w14:textId="77777777" w:rsidR="002474EA" w:rsidRDefault="002474EA" w:rsidP="002474EA">
      <w:pPr>
        <w:jc w:val="left"/>
        <w:rPr>
          <w:ins w:id="1342" w:author="Ham, Yunee" w:date="2020-03-14T20:50:00Z"/>
        </w:rPr>
      </w:pPr>
    </w:p>
    <w:p w14:paraId="4505887B" w14:textId="77777777" w:rsidR="002474EA" w:rsidRDefault="002474EA" w:rsidP="002474EA">
      <w:pPr>
        <w:jc w:val="left"/>
        <w:rPr>
          <w:ins w:id="1343" w:author="Ham, Yunee" w:date="2020-03-14T20:50:00Z"/>
        </w:rPr>
      </w:pPr>
    </w:p>
    <w:p w14:paraId="593892FD" w14:textId="77777777" w:rsidR="002474EA" w:rsidRDefault="002474EA" w:rsidP="002474EA">
      <w:pPr>
        <w:jc w:val="left"/>
        <w:rPr>
          <w:ins w:id="1344" w:author="Ham, Yunee" w:date="2020-03-14T20:50:00Z"/>
        </w:rPr>
      </w:pPr>
    </w:p>
    <w:p w14:paraId="45E091E0" w14:textId="77777777" w:rsidR="002474EA" w:rsidRDefault="002474EA" w:rsidP="002474EA">
      <w:pPr>
        <w:jc w:val="left"/>
        <w:rPr>
          <w:ins w:id="1345" w:author="Ham, Yunee" w:date="2020-03-14T20:50:00Z"/>
        </w:rPr>
      </w:pPr>
    </w:p>
    <w:p w14:paraId="17D45A21" w14:textId="77777777" w:rsidR="002474EA" w:rsidRDefault="002474EA" w:rsidP="002474EA">
      <w:pPr>
        <w:jc w:val="left"/>
        <w:rPr>
          <w:ins w:id="1346" w:author="Ham, Yunee" w:date="2020-03-14T20:50:00Z"/>
        </w:rPr>
      </w:pPr>
    </w:p>
    <w:p w14:paraId="075F8A41" w14:textId="77777777" w:rsidR="002474EA" w:rsidRDefault="002474EA" w:rsidP="002474EA">
      <w:pPr>
        <w:jc w:val="left"/>
        <w:rPr>
          <w:ins w:id="1347" w:author="Ham, Yunee" w:date="2020-03-14T20:50:00Z"/>
        </w:rPr>
      </w:pPr>
    </w:p>
    <w:p w14:paraId="1A6F5620" w14:textId="55EE8D8E" w:rsidR="009B2546" w:rsidRPr="009B2546" w:rsidRDefault="00E302ED" w:rsidP="009B2546">
      <w:pPr>
        <w:pStyle w:val="Caption"/>
        <w:jc w:val="left"/>
        <w:rPr>
          <w:del w:id="1348" w:author="Ki Min Lee" w:date="2020-03-14T19:26:00Z"/>
        </w:rPr>
      </w:pPr>
      <w:ins w:id="1349" w:author="Nguyen, Anh" w:date="2020-03-14T16:56:00Z">
        <w:r>
          <w:t xml:space="preserve">         ROC Curve for Airport Decision Tree Model</w:t>
        </w:r>
      </w:ins>
    </w:p>
    <w:p w14:paraId="6CEBEA4F" w14:textId="77777777" w:rsidR="00B857B5" w:rsidRPr="00A36D26" w:rsidRDefault="00B857B5" w:rsidP="002474EA">
      <w:pPr>
        <w:pStyle w:val="Caption"/>
        <w:jc w:val="left"/>
        <w:rPr>
          <w:ins w:id="1350" w:author="Ki Min Lee" w:date="2020-03-14T18:34:00Z"/>
        </w:rPr>
      </w:pPr>
    </w:p>
    <w:p w14:paraId="5A6DEBDE" w14:textId="18FA900C" w:rsidR="004A3519" w:rsidRDefault="003431ED" w:rsidP="004B163F">
      <w:pPr>
        <w:rPr>
          <w:del w:id="1351" w:author="Ham, Yunee" w:date="2020-03-14T20:50:00Z"/>
          <w:u w:val="single"/>
        </w:rPr>
      </w:pPr>
      <w:ins w:id="1352" w:author="Zaheen, Sahira" w:date="2020-03-14T20:10:00Z">
        <w:del w:id="1353" w:author="Ham, Yunee" w:date="2020-03-14T20:50:00Z">
          <w:r w:rsidRPr="00FF4BBC">
            <w:rPr>
              <w:u w:val="single"/>
              <w:rPrChange w:id="1354" w:author="Ham, Yunee" w:date="2020-03-14T20:52:00Z">
                <w:rPr/>
              </w:rPrChange>
            </w:rPr>
            <w:lastRenderedPageBreak/>
            <w:delText>Comparing the ROC curve and AUC scores for airport logit model with the number of transport</w:delText>
          </w:r>
        </w:del>
      </w:ins>
      <w:ins w:id="1355" w:author="Nguyen, Anh" w:date="2020-03-14T20:35:00Z">
        <w:del w:id="1356" w:author="Ham, Yunee" w:date="2020-03-14T20:50:00Z">
          <w:r w:rsidR="00391541" w:rsidRPr="00FF4BBC">
            <w:rPr>
              <w:u w:val="single"/>
              <w:rPrChange w:id="1357" w:author="Ham, Yunee" w:date="2020-03-14T20:52:00Z">
                <w:rPr/>
              </w:rPrChange>
            </w:rPr>
            <w:delText>transports</w:delText>
          </w:r>
        </w:del>
      </w:ins>
      <w:ins w:id="1358" w:author="Zaheen, Sahira" w:date="2020-03-14T20:10:00Z">
        <w:del w:id="1359" w:author="Ham, Yunee" w:date="2020-03-14T20:50:00Z">
          <w:r w:rsidRPr="00FF4BBC">
            <w:rPr>
              <w:u w:val="single"/>
              <w:rPrChange w:id="1360" w:author="Ham, Yunee" w:date="2020-03-14T20:52:00Z">
                <w:rPr/>
              </w:rPrChange>
            </w:rPr>
            <w:delText xml:space="preserve"> with the decision tree airport model, the logit model performs slightly better as its AUC score is about 0.05 higher than the airport decision tree model</w:delText>
          </w:r>
        </w:del>
      </w:ins>
    </w:p>
    <w:p w14:paraId="4F2EB776" w14:textId="77777777" w:rsidR="009F52CE" w:rsidRPr="00FF4BBC" w:rsidRDefault="009F52CE" w:rsidP="002474EA">
      <w:pPr>
        <w:framePr w:hSpace="180" w:wrap="around" w:vAnchor="text" w:hAnchor="margin" w:y="172"/>
        <w:rPr>
          <w:ins w:id="1361" w:author="Nguyen, Anh" w:date="2020-03-14T23:43:00Z"/>
          <w:u w:val="single"/>
          <w:rPrChange w:id="1362" w:author="Ham, Yunee" w:date="2020-03-14T20:52:00Z">
            <w:rPr>
              <w:ins w:id="1363" w:author="Nguyen, Anh" w:date="2020-03-14T23:43:00Z"/>
            </w:rPr>
          </w:rPrChange>
        </w:rPr>
      </w:pPr>
    </w:p>
    <w:p w14:paraId="13769762" w14:textId="7CE65408" w:rsidR="00233B23" w:rsidRPr="004C225B" w:rsidRDefault="002474EA" w:rsidP="004B163F">
      <w:pPr>
        <w:rPr>
          <w:ins w:id="1364" w:author="Ham, Yunee" w:date="2020-03-14T20:50:00Z"/>
          <w:b/>
          <w:u w:val="single"/>
        </w:rPr>
      </w:pPr>
      <w:ins w:id="1365" w:author="Ham, Yunee" w:date="2020-03-14T20:50:00Z">
        <w:r w:rsidRPr="00FF4BBC">
          <w:rPr>
            <w:b/>
            <w:u w:val="single"/>
            <w:rPrChange w:id="1366" w:author="Ham, Yunee" w:date="2020-03-14T20:52:00Z">
              <w:rPr>
                <w:b/>
                <w:bCs/>
              </w:rPr>
            </w:rPrChange>
          </w:rPr>
          <w:t>Confusion Matrix Comparison</w:t>
        </w:r>
      </w:ins>
      <w:ins w:id="1367" w:author="Ham, Yunee" w:date="2020-03-14T20:51:00Z">
        <w:r w:rsidRPr="00FF4BBC">
          <w:rPr>
            <w:b/>
            <w:u w:val="single"/>
            <w:rPrChange w:id="1368" w:author="Ham, Yunee" w:date="2020-03-14T20:52:00Z">
              <w:rPr>
                <w:b/>
                <w:bCs/>
              </w:rPr>
            </w:rPrChange>
          </w:rPr>
          <w:t xml:space="preserve"> – Airport Choice Model</w:t>
        </w:r>
      </w:ins>
    </w:p>
    <w:p w14:paraId="04692AC3" w14:textId="2828E29D" w:rsidR="00856C36" w:rsidRPr="00856C36" w:rsidRDefault="00856C36" w:rsidP="00856C36">
      <w:pPr>
        <w:jc w:val="left"/>
        <w:rPr>
          <w:del w:id="1369" w:author="Ki Min Lee" w:date="2020-03-14T19:28:00Z"/>
        </w:rPr>
      </w:pPr>
    </w:p>
    <w:tbl>
      <w:tblPr>
        <w:tblStyle w:val="TableGrid"/>
        <w:tblpPr w:leftFromText="180" w:rightFromText="180" w:vertAnchor="text" w:horzAnchor="margin" w:tblpY="172"/>
        <w:tblW w:w="3325" w:type="dxa"/>
        <w:tblLook w:val="04A0" w:firstRow="1" w:lastRow="0" w:firstColumn="1" w:lastColumn="0" w:noHBand="0" w:noVBand="1"/>
        <w:tblPrChange w:id="1370" w:author="Ham, Yunee" w:date="2020-03-14T20:48:00Z">
          <w:tblPr>
            <w:tblStyle w:val="TableGrid"/>
            <w:tblpPr w:leftFromText="180" w:rightFromText="180" w:vertAnchor="text" w:horzAnchor="margin" w:tblpY="172"/>
            <w:tblW w:w="3884" w:type="dxa"/>
            <w:tblLook w:val="04A0" w:firstRow="1" w:lastRow="0" w:firstColumn="1" w:lastColumn="0" w:noHBand="0" w:noVBand="1"/>
          </w:tblPr>
        </w:tblPrChange>
      </w:tblPr>
      <w:tblGrid>
        <w:gridCol w:w="1705"/>
        <w:gridCol w:w="1620"/>
        <w:tblGridChange w:id="1371">
          <w:tblGrid>
            <w:gridCol w:w="2155"/>
            <w:gridCol w:w="1729"/>
          </w:tblGrid>
        </w:tblGridChange>
      </w:tblGrid>
      <w:tr w:rsidR="00B53152" w:rsidRPr="00602EDC" w14:paraId="47ABF201" w14:textId="77777777" w:rsidTr="001D2827">
        <w:trPr>
          <w:trHeight w:val="248"/>
          <w:ins w:id="1372" w:author="Ham, Yunee" w:date="2020-03-14T20:48:00Z"/>
          <w:trPrChange w:id="1373" w:author="Ham, Yunee" w:date="2020-03-14T20:48:00Z">
            <w:trPr>
              <w:trHeight w:val="256"/>
            </w:trPr>
          </w:trPrChange>
        </w:trPr>
        <w:tc>
          <w:tcPr>
            <w:tcW w:w="3325" w:type="dxa"/>
            <w:gridSpan w:val="2"/>
            <w:shd w:val="clear" w:color="auto" w:fill="000000" w:themeFill="text1"/>
            <w:tcPrChange w:id="1374" w:author="Ham, Yunee" w:date="2020-03-14T20:48:00Z">
              <w:tcPr>
                <w:tcW w:w="3884" w:type="dxa"/>
                <w:gridSpan w:val="2"/>
                <w:shd w:val="clear" w:color="auto" w:fill="000000" w:themeFill="text1"/>
              </w:tcPr>
            </w:tcPrChange>
          </w:tcPr>
          <w:p w14:paraId="2D2D8DF6" w14:textId="344B4834" w:rsidR="00B53152" w:rsidRPr="00602EDC" w:rsidRDefault="00B53152" w:rsidP="00B53152">
            <w:pPr>
              <w:jc w:val="both"/>
              <w:rPr>
                <w:ins w:id="1375" w:author="Ham, Yunee" w:date="2020-03-14T20:48:00Z"/>
                <w:rFonts w:ascii="Times" w:hAnsi="Times"/>
                <w:bCs/>
                <w:sz w:val="20"/>
                <w:szCs w:val="20"/>
              </w:rPr>
            </w:pPr>
            <w:ins w:id="1376" w:author="Ham, Yunee" w:date="2020-03-14T20:48:00Z">
              <w:r>
                <w:rPr>
                  <w:rFonts w:ascii="Times" w:hAnsi="Times"/>
                  <w:bCs/>
                  <w:sz w:val="20"/>
                  <w:szCs w:val="20"/>
                </w:rPr>
                <w:t xml:space="preserve">Confusion Matrix – Airport choice model: </w:t>
              </w:r>
              <w:r>
                <w:rPr>
                  <w:rFonts w:ascii="Times" w:hAnsi="Times"/>
                  <w:b/>
                  <w:sz w:val="20"/>
                  <w:szCs w:val="20"/>
                </w:rPr>
                <w:t xml:space="preserve">Logistic Regression Model 1 </w:t>
              </w:r>
              <w:r>
                <w:rPr>
                  <w:rFonts w:ascii="Times" w:hAnsi="Times"/>
                  <w:bCs/>
                  <w:sz w:val="20"/>
                  <w:szCs w:val="20"/>
                </w:rPr>
                <w:t xml:space="preserve"> </w:t>
              </w:r>
            </w:ins>
          </w:p>
        </w:tc>
      </w:tr>
      <w:tr w:rsidR="00B53152" w:rsidRPr="00602EDC" w14:paraId="5708D980" w14:textId="77777777" w:rsidTr="001D2827">
        <w:trPr>
          <w:trHeight w:val="248"/>
          <w:ins w:id="1377" w:author="Ham, Yunee" w:date="2020-03-14T20:48:00Z"/>
          <w:trPrChange w:id="1378" w:author="Ham, Yunee" w:date="2020-03-14T20:48:00Z">
            <w:trPr>
              <w:trHeight w:val="256"/>
            </w:trPr>
          </w:trPrChange>
        </w:trPr>
        <w:tc>
          <w:tcPr>
            <w:tcW w:w="1705" w:type="dxa"/>
            <w:tcPrChange w:id="1379" w:author="Ham, Yunee" w:date="2020-03-14T20:48:00Z">
              <w:tcPr>
                <w:tcW w:w="2155" w:type="dxa"/>
              </w:tcPr>
            </w:tcPrChange>
          </w:tcPr>
          <w:p w14:paraId="2A6FEFD3" w14:textId="77777777" w:rsidR="00B53152" w:rsidRPr="00EA0607" w:rsidRDefault="00B53152" w:rsidP="00B53152">
            <w:pPr>
              <w:jc w:val="both"/>
              <w:rPr>
                <w:ins w:id="1380" w:author="Ham, Yunee" w:date="2020-03-14T20:48:00Z"/>
                <w:rFonts w:ascii="Times" w:hAnsi="Times"/>
                <w:rPrChange w:id="1381" w:author="Zaheen, Sahira" w:date="2020-03-14T21:06:00Z">
                  <w:rPr>
                    <w:ins w:id="1382" w:author="Ham, Yunee" w:date="2020-03-14T20:48:00Z"/>
                    <w:rFonts w:ascii="Times" w:hAnsi="Times"/>
                    <w:bCs/>
                    <w:sz w:val="20"/>
                    <w:szCs w:val="20"/>
                  </w:rPr>
                </w:rPrChange>
              </w:rPr>
            </w:pPr>
            <w:ins w:id="1383" w:author="Ham, Yunee" w:date="2020-03-14T20:48:00Z">
              <w:r w:rsidRPr="00032D80">
                <w:t xml:space="preserve">Accuracy Rate </w:t>
              </w:r>
            </w:ins>
          </w:p>
        </w:tc>
        <w:tc>
          <w:tcPr>
            <w:tcW w:w="1620" w:type="dxa"/>
            <w:tcPrChange w:id="1384" w:author="Ham, Yunee" w:date="2020-03-14T20:48:00Z">
              <w:tcPr>
                <w:tcW w:w="1729" w:type="dxa"/>
              </w:tcPr>
            </w:tcPrChange>
          </w:tcPr>
          <w:p w14:paraId="235034DD" w14:textId="11E9601E" w:rsidR="00B53152" w:rsidRPr="00EA0607" w:rsidRDefault="004241D7" w:rsidP="00B53152">
            <w:pPr>
              <w:jc w:val="both"/>
              <w:rPr>
                <w:ins w:id="1385" w:author="Ham, Yunee" w:date="2020-03-14T20:48:00Z"/>
                <w:rFonts w:ascii="Times" w:hAnsi="Times"/>
                <w:rPrChange w:id="1386" w:author="Zaheen, Sahira" w:date="2020-03-14T21:06:00Z">
                  <w:rPr>
                    <w:ins w:id="1387" w:author="Ham, Yunee" w:date="2020-03-14T20:48:00Z"/>
                    <w:rFonts w:ascii="Times" w:hAnsi="Times"/>
                    <w:bCs/>
                    <w:sz w:val="20"/>
                    <w:szCs w:val="20"/>
                  </w:rPr>
                </w:rPrChange>
              </w:rPr>
            </w:pPr>
            <w:ins w:id="1388" w:author="Zaheen, Sahira" w:date="2020-03-14T21:04:00Z">
              <w:r w:rsidRPr="00EA0607">
                <w:rPr>
                  <w:rFonts w:ascii="Times" w:hAnsi="Times"/>
                  <w:rPrChange w:id="1389" w:author="Zaheen, Sahira" w:date="2020-03-14T21:06:00Z">
                    <w:rPr>
                      <w:rFonts w:ascii="Times" w:hAnsi="Times"/>
                      <w:bCs/>
                      <w:sz w:val="20"/>
                      <w:szCs w:val="20"/>
                    </w:rPr>
                  </w:rPrChange>
                </w:rPr>
                <w:t>79%</w:t>
              </w:r>
            </w:ins>
          </w:p>
        </w:tc>
      </w:tr>
      <w:tr w:rsidR="00B53152" w:rsidRPr="00602EDC" w14:paraId="70439120" w14:textId="77777777" w:rsidTr="001D2827">
        <w:trPr>
          <w:trHeight w:val="248"/>
          <w:ins w:id="1390" w:author="Ham, Yunee" w:date="2020-03-14T20:48:00Z"/>
          <w:trPrChange w:id="1391" w:author="Ham, Yunee" w:date="2020-03-14T20:48:00Z">
            <w:trPr>
              <w:trHeight w:val="256"/>
            </w:trPr>
          </w:trPrChange>
        </w:trPr>
        <w:tc>
          <w:tcPr>
            <w:tcW w:w="1705" w:type="dxa"/>
            <w:tcPrChange w:id="1392" w:author="Ham, Yunee" w:date="2020-03-14T20:48:00Z">
              <w:tcPr>
                <w:tcW w:w="2155" w:type="dxa"/>
              </w:tcPr>
            </w:tcPrChange>
          </w:tcPr>
          <w:p w14:paraId="098CEDD4" w14:textId="77777777" w:rsidR="00B53152" w:rsidRPr="00602EDC" w:rsidRDefault="00B53152" w:rsidP="00B53152">
            <w:pPr>
              <w:jc w:val="both"/>
              <w:rPr>
                <w:ins w:id="1393" w:author="Ham, Yunee" w:date="2020-03-14T20:48:00Z"/>
                <w:rFonts w:ascii="Times" w:hAnsi="Times"/>
                <w:bCs/>
                <w:sz w:val="20"/>
                <w:szCs w:val="20"/>
              </w:rPr>
            </w:pPr>
            <w:ins w:id="1394" w:author="Ham, Yunee" w:date="2020-03-14T20:48:00Z">
              <w:r>
                <w:t xml:space="preserve">Recall Rate </w:t>
              </w:r>
            </w:ins>
          </w:p>
        </w:tc>
        <w:tc>
          <w:tcPr>
            <w:tcW w:w="1620" w:type="dxa"/>
            <w:tcPrChange w:id="1395" w:author="Ham, Yunee" w:date="2020-03-14T20:48:00Z">
              <w:tcPr>
                <w:tcW w:w="1729" w:type="dxa"/>
              </w:tcPr>
            </w:tcPrChange>
          </w:tcPr>
          <w:p w14:paraId="7E8C87D2" w14:textId="5083ABF5" w:rsidR="00B53152" w:rsidRPr="00602EDC" w:rsidRDefault="00EA0607" w:rsidP="00B53152">
            <w:pPr>
              <w:jc w:val="both"/>
              <w:rPr>
                <w:ins w:id="1396" w:author="Ham, Yunee" w:date="2020-03-14T20:48:00Z"/>
                <w:rFonts w:ascii="Times" w:hAnsi="Times"/>
                <w:bCs/>
                <w:sz w:val="20"/>
                <w:szCs w:val="20"/>
              </w:rPr>
            </w:pPr>
            <w:ins w:id="1397" w:author="Zaheen, Sahira" w:date="2020-03-14T21:05:00Z">
              <w:r>
                <w:rPr>
                  <w:rFonts w:ascii="Times" w:hAnsi="Times"/>
                  <w:bCs/>
                  <w:sz w:val="20"/>
                  <w:szCs w:val="20"/>
                </w:rPr>
                <w:t>91%</w:t>
              </w:r>
            </w:ins>
          </w:p>
        </w:tc>
      </w:tr>
      <w:tr w:rsidR="00B53152" w:rsidRPr="00602EDC" w14:paraId="559D8BCD" w14:textId="77777777" w:rsidTr="001D2827">
        <w:trPr>
          <w:trHeight w:val="248"/>
          <w:ins w:id="1398" w:author="Ham, Yunee" w:date="2020-03-14T20:48:00Z"/>
          <w:trPrChange w:id="1399" w:author="Ham, Yunee" w:date="2020-03-14T20:48:00Z">
            <w:trPr>
              <w:trHeight w:val="256"/>
            </w:trPr>
          </w:trPrChange>
        </w:trPr>
        <w:tc>
          <w:tcPr>
            <w:tcW w:w="1705" w:type="dxa"/>
            <w:tcPrChange w:id="1400" w:author="Ham, Yunee" w:date="2020-03-14T20:48:00Z">
              <w:tcPr>
                <w:tcW w:w="2155" w:type="dxa"/>
              </w:tcPr>
            </w:tcPrChange>
          </w:tcPr>
          <w:p w14:paraId="6B2372FB" w14:textId="77777777" w:rsidR="00B53152" w:rsidRPr="00602EDC" w:rsidRDefault="00B53152" w:rsidP="00B53152">
            <w:pPr>
              <w:jc w:val="both"/>
              <w:rPr>
                <w:ins w:id="1401" w:author="Ham, Yunee" w:date="2020-03-14T20:48:00Z"/>
                <w:rFonts w:ascii="Times" w:hAnsi="Times"/>
                <w:bCs/>
                <w:sz w:val="20"/>
                <w:szCs w:val="20"/>
              </w:rPr>
            </w:pPr>
            <w:ins w:id="1402" w:author="Ham, Yunee" w:date="2020-03-14T20:48:00Z">
              <w:r>
                <w:t xml:space="preserve">Precision Rate </w:t>
              </w:r>
            </w:ins>
          </w:p>
        </w:tc>
        <w:tc>
          <w:tcPr>
            <w:tcW w:w="1620" w:type="dxa"/>
            <w:tcPrChange w:id="1403" w:author="Ham, Yunee" w:date="2020-03-14T20:48:00Z">
              <w:tcPr>
                <w:tcW w:w="1729" w:type="dxa"/>
              </w:tcPr>
            </w:tcPrChange>
          </w:tcPr>
          <w:p w14:paraId="49FEF8D9" w14:textId="5055B035" w:rsidR="00B53152" w:rsidRPr="00602EDC" w:rsidRDefault="00EA0607" w:rsidP="00B53152">
            <w:pPr>
              <w:jc w:val="both"/>
              <w:rPr>
                <w:ins w:id="1404" w:author="Ham, Yunee" w:date="2020-03-14T20:48:00Z"/>
                <w:rFonts w:ascii="Times" w:hAnsi="Times"/>
                <w:bCs/>
                <w:sz w:val="20"/>
                <w:szCs w:val="20"/>
              </w:rPr>
            </w:pPr>
            <w:ins w:id="1405" w:author="Zaheen, Sahira" w:date="2020-03-14T21:05:00Z">
              <w:r>
                <w:rPr>
                  <w:rFonts w:ascii="Times" w:hAnsi="Times"/>
                  <w:bCs/>
                  <w:sz w:val="20"/>
                  <w:szCs w:val="20"/>
                </w:rPr>
                <w:t>72%</w:t>
              </w:r>
            </w:ins>
          </w:p>
        </w:tc>
      </w:tr>
    </w:tbl>
    <w:tbl>
      <w:tblPr>
        <w:tblStyle w:val="TableGrid"/>
        <w:tblpPr w:leftFromText="180" w:rightFromText="180" w:vertAnchor="text" w:horzAnchor="page" w:tblpX="4688" w:tblpY="141"/>
        <w:tblW w:w="3407" w:type="dxa"/>
        <w:tblLook w:val="04A0" w:firstRow="1" w:lastRow="0" w:firstColumn="1" w:lastColumn="0" w:noHBand="0" w:noVBand="1"/>
        <w:tblPrChange w:id="1406" w:author="Ham, Yunee" w:date="2020-03-14T20:50:00Z">
          <w:tblPr>
            <w:tblStyle w:val="TableGrid"/>
            <w:tblpPr w:leftFromText="180" w:rightFromText="180" w:vertAnchor="text" w:horzAnchor="page" w:tblpX="4783" w:tblpY="141"/>
            <w:tblW w:w="3453" w:type="dxa"/>
            <w:tblLook w:val="04A0" w:firstRow="1" w:lastRow="0" w:firstColumn="1" w:lastColumn="0" w:noHBand="0" w:noVBand="1"/>
          </w:tblPr>
        </w:tblPrChange>
      </w:tblPr>
      <w:tblGrid>
        <w:gridCol w:w="2242"/>
        <w:gridCol w:w="1165"/>
        <w:tblGridChange w:id="1407">
          <w:tblGrid>
            <w:gridCol w:w="2130"/>
            <w:gridCol w:w="1106"/>
            <w:gridCol w:w="217"/>
          </w:tblGrid>
        </w:tblGridChange>
      </w:tblGrid>
      <w:tr w:rsidR="002474EA" w:rsidRPr="00602EDC" w14:paraId="4273C0D9" w14:textId="77777777" w:rsidTr="001D2827">
        <w:trPr>
          <w:trHeight w:val="185"/>
          <w:ins w:id="1408" w:author="Ham, Yunee" w:date="2020-03-14T20:49:00Z"/>
          <w:trPrChange w:id="1409" w:author="Ham, Yunee" w:date="2020-03-14T20:50:00Z">
            <w:trPr>
              <w:trHeight w:val="487"/>
            </w:trPr>
          </w:trPrChange>
        </w:trPr>
        <w:tc>
          <w:tcPr>
            <w:tcW w:w="3407" w:type="dxa"/>
            <w:gridSpan w:val="2"/>
            <w:shd w:val="clear" w:color="auto" w:fill="000000" w:themeFill="text1"/>
            <w:tcPrChange w:id="1410" w:author="Ham, Yunee" w:date="2020-03-14T20:50:00Z">
              <w:tcPr>
                <w:tcW w:w="3453" w:type="dxa"/>
                <w:gridSpan w:val="3"/>
                <w:shd w:val="clear" w:color="auto" w:fill="000000" w:themeFill="text1"/>
              </w:tcPr>
            </w:tcPrChange>
          </w:tcPr>
          <w:p w14:paraId="00150BD6" w14:textId="2B0C6747" w:rsidR="002474EA" w:rsidRPr="00602EDC" w:rsidRDefault="002474EA" w:rsidP="002474EA">
            <w:pPr>
              <w:jc w:val="both"/>
              <w:rPr>
                <w:ins w:id="1411" w:author="Ham, Yunee" w:date="2020-03-14T20:49:00Z"/>
                <w:rFonts w:ascii="Times" w:hAnsi="Times"/>
                <w:bCs/>
                <w:sz w:val="20"/>
                <w:szCs w:val="20"/>
              </w:rPr>
            </w:pPr>
            <w:ins w:id="1412" w:author="Ham, Yunee" w:date="2020-03-14T20:49:00Z">
              <w:r>
                <w:rPr>
                  <w:rFonts w:ascii="Times" w:hAnsi="Times"/>
                  <w:bCs/>
                  <w:sz w:val="20"/>
                  <w:szCs w:val="20"/>
                </w:rPr>
                <w:t xml:space="preserve">Confusion Matrix – Airport choice model: </w:t>
              </w:r>
              <w:r>
                <w:rPr>
                  <w:rFonts w:ascii="Times" w:hAnsi="Times"/>
                  <w:b/>
                  <w:sz w:val="20"/>
                  <w:szCs w:val="20"/>
                </w:rPr>
                <w:t xml:space="preserve">Logistic Regression Model 2 </w:t>
              </w:r>
              <w:r>
                <w:rPr>
                  <w:rFonts w:ascii="Times" w:hAnsi="Times"/>
                  <w:bCs/>
                  <w:sz w:val="20"/>
                  <w:szCs w:val="20"/>
                </w:rPr>
                <w:t xml:space="preserve"> </w:t>
              </w:r>
            </w:ins>
          </w:p>
        </w:tc>
      </w:tr>
      <w:tr w:rsidR="002474EA" w:rsidRPr="00602EDC" w14:paraId="5B84E02E" w14:textId="77777777" w:rsidTr="001D2827">
        <w:tblPrEx>
          <w:tblPrExChange w:id="1413" w:author="Ham, Yunee" w:date="2020-03-14T23:30:00Z">
            <w:tblPrEx>
              <w:tblW w:w="3236" w:type="dxa"/>
            </w:tblPrEx>
          </w:tblPrExChange>
        </w:tblPrEx>
        <w:trPr>
          <w:trHeight w:val="185"/>
          <w:ins w:id="1414" w:author="Ham, Yunee" w:date="2020-03-14T20:49:00Z"/>
          <w:trPrChange w:id="1415" w:author="Ham, Yunee" w:date="2020-03-14T23:30:00Z">
            <w:trPr>
              <w:gridAfter w:val="0"/>
              <w:trHeight w:val="423"/>
            </w:trPr>
          </w:trPrChange>
        </w:trPr>
        <w:tc>
          <w:tcPr>
            <w:tcW w:w="2242" w:type="dxa"/>
            <w:tcPrChange w:id="1416" w:author="Ham, Yunee" w:date="2020-03-14T23:30:00Z">
              <w:tcPr>
                <w:tcW w:w="2130" w:type="dxa"/>
              </w:tcPr>
            </w:tcPrChange>
          </w:tcPr>
          <w:p w14:paraId="6DBA0FD6" w14:textId="77777777" w:rsidR="002474EA" w:rsidRPr="00602EDC" w:rsidRDefault="002474EA" w:rsidP="002474EA">
            <w:pPr>
              <w:jc w:val="both"/>
              <w:rPr>
                <w:ins w:id="1417" w:author="Ham, Yunee" w:date="2020-03-14T20:49:00Z"/>
                <w:rFonts w:ascii="Times" w:hAnsi="Times"/>
                <w:bCs/>
                <w:sz w:val="20"/>
                <w:szCs w:val="20"/>
              </w:rPr>
            </w:pPr>
            <w:ins w:id="1418" w:author="Ham, Yunee" w:date="2020-03-14T20:49:00Z">
              <w:r>
                <w:t xml:space="preserve">Accuracy Rate </w:t>
              </w:r>
            </w:ins>
          </w:p>
        </w:tc>
        <w:tc>
          <w:tcPr>
            <w:tcW w:w="1165" w:type="dxa"/>
            <w:tcPrChange w:id="1419" w:author="Ham, Yunee" w:date="2020-03-14T23:30:00Z">
              <w:tcPr>
                <w:tcW w:w="1106" w:type="dxa"/>
              </w:tcPr>
            </w:tcPrChange>
          </w:tcPr>
          <w:p w14:paraId="15FE6567" w14:textId="6BB5C306" w:rsidR="002474EA" w:rsidRPr="00602EDC" w:rsidRDefault="008A0029" w:rsidP="002474EA">
            <w:pPr>
              <w:jc w:val="both"/>
              <w:rPr>
                <w:ins w:id="1420" w:author="Ham, Yunee" w:date="2020-03-14T20:49:00Z"/>
                <w:rFonts w:ascii="Times" w:hAnsi="Times"/>
                <w:bCs/>
                <w:sz w:val="20"/>
                <w:szCs w:val="20"/>
              </w:rPr>
            </w:pPr>
            <w:ins w:id="1421" w:author="Zaheen, Sahira" w:date="2020-03-14T21:06:00Z">
              <w:r>
                <w:rPr>
                  <w:rFonts w:ascii="Times" w:hAnsi="Times"/>
                  <w:bCs/>
                  <w:sz w:val="20"/>
                  <w:szCs w:val="20"/>
                </w:rPr>
                <w:t>80%</w:t>
              </w:r>
            </w:ins>
          </w:p>
        </w:tc>
      </w:tr>
      <w:tr w:rsidR="002474EA" w:rsidRPr="00602EDC" w14:paraId="63F2A853" w14:textId="77777777" w:rsidTr="001D2827">
        <w:tblPrEx>
          <w:tblPrExChange w:id="1422" w:author="Ham, Yunee" w:date="2020-03-14T23:30:00Z">
            <w:tblPrEx>
              <w:tblW w:w="3236" w:type="dxa"/>
            </w:tblPrEx>
          </w:tblPrExChange>
        </w:tblPrEx>
        <w:trPr>
          <w:trHeight w:val="185"/>
          <w:ins w:id="1423" w:author="Ham, Yunee" w:date="2020-03-14T20:49:00Z"/>
          <w:trPrChange w:id="1424" w:author="Ham, Yunee" w:date="2020-03-14T23:30:00Z">
            <w:trPr>
              <w:gridAfter w:val="0"/>
              <w:trHeight w:val="423"/>
            </w:trPr>
          </w:trPrChange>
        </w:trPr>
        <w:tc>
          <w:tcPr>
            <w:tcW w:w="2242" w:type="dxa"/>
            <w:tcPrChange w:id="1425" w:author="Ham, Yunee" w:date="2020-03-14T23:30:00Z">
              <w:tcPr>
                <w:tcW w:w="2130" w:type="dxa"/>
              </w:tcPr>
            </w:tcPrChange>
          </w:tcPr>
          <w:p w14:paraId="139934A8" w14:textId="77777777" w:rsidR="002474EA" w:rsidRPr="00602EDC" w:rsidRDefault="002474EA" w:rsidP="002474EA">
            <w:pPr>
              <w:jc w:val="both"/>
              <w:rPr>
                <w:ins w:id="1426" w:author="Ham, Yunee" w:date="2020-03-14T20:49:00Z"/>
                <w:rFonts w:ascii="Times" w:hAnsi="Times"/>
                <w:bCs/>
                <w:sz w:val="20"/>
                <w:szCs w:val="20"/>
              </w:rPr>
            </w:pPr>
            <w:ins w:id="1427" w:author="Ham, Yunee" w:date="2020-03-14T20:49:00Z">
              <w:r>
                <w:t xml:space="preserve">Recall Rate </w:t>
              </w:r>
            </w:ins>
          </w:p>
        </w:tc>
        <w:tc>
          <w:tcPr>
            <w:tcW w:w="1165" w:type="dxa"/>
            <w:tcPrChange w:id="1428" w:author="Ham, Yunee" w:date="2020-03-14T23:30:00Z">
              <w:tcPr>
                <w:tcW w:w="1106" w:type="dxa"/>
              </w:tcPr>
            </w:tcPrChange>
          </w:tcPr>
          <w:p w14:paraId="7785D2BE" w14:textId="15C96F0B" w:rsidR="002474EA" w:rsidRPr="00602EDC" w:rsidRDefault="008A0029" w:rsidP="002474EA">
            <w:pPr>
              <w:jc w:val="both"/>
              <w:rPr>
                <w:ins w:id="1429" w:author="Ham, Yunee" w:date="2020-03-14T20:49:00Z"/>
                <w:rFonts w:ascii="Times" w:hAnsi="Times"/>
                <w:bCs/>
                <w:sz w:val="20"/>
                <w:szCs w:val="20"/>
              </w:rPr>
            </w:pPr>
            <w:ins w:id="1430" w:author="Zaheen, Sahira" w:date="2020-03-14T21:06:00Z">
              <w:r>
                <w:rPr>
                  <w:rFonts w:ascii="Times" w:hAnsi="Times"/>
                  <w:bCs/>
                  <w:sz w:val="20"/>
                  <w:szCs w:val="20"/>
                </w:rPr>
                <w:t>91%</w:t>
              </w:r>
            </w:ins>
          </w:p>
        </w:tc>
      </w:tr>
      <w:tr w:rsidR="002474EA" w:rsidRPr="00602EDC" w14:paraId="7339E316" w14:textId="77777777" w:rsidTr="001D2827">
        <w:tblPrEx>
          <w:tblPrExChange w:id="1431" w:author="Ham, Yunee" w:date="2020-03-14T23:30:00Z">
            <w:tblPrEx>
              <w:tblW w:w="3236" w:type="dxa"/>
            </w:tblPrEx>
          </w:tblPrExChange>
        </w:tblPrEx>
        <w:trPr>
          <w:trHeight w:val="185"/>
          <w:ins w:id="1432" w:author="Ham, Yunee" w:date="2020-03-14T20:49:00Z"/>
          <w:trPrChange w:id="1433" w:author="Ham, Yunee" w:date="2020-03-14T23:30:00Z">
            <w:trPr>
              <w:gridAfter w:val="0"/>
              <w:trHeight w:val="423"/>
            </w:trPr>
          </w:trPrChange>
        </w:trPr>
        <w:tc>
          <w:tcPr>
            <w:tcW w:w="2242" w:type="dxa"/>
            <w:tcPrChange w:id="1434" w:author="Ham, Yunee" w:date="2020-03-14T23:30:00Z">
              <w:tcPr>
                <w:tcW w:w="2130" w:type="dxa"/>
              </w:tcPr>
            </w:tcPrChange>
          </w:tcPr>
          <w:p w14:paraId="6F30682B" w14:textId="77777777" w:rsidR="002474EA" w:rsidRPr="00602EDC" w:rsidRDefault="002474EA" w:rsidP="002474EA">
            <w:pPr>
              <w:jc w:val="both"/>
              <w:rPr>
                <w:ins w:id="1435" w:author="Ham, Yunee" w:date="2020-03-14T20:49:00Z"/>
                <w:rFonts w:ascii="Times" w:hAnsi="Times"/>
                <w:bCs/>
                <w:sz w:val="20"/>
                <w:szCs w:val="20"/>
              </w:rPr>
            </w:pPr>
            <w:ins w:id="1436" w:author="Ham, Yunee" w:date="2020-03-14T20:49:00Z">
              <w:r>
                <w:t xml:space="preserve">Precision Rate </w:t>
              </w:r>
            </w:ins>
          </w:p>
        </w:tc>
        <w:tc>
          <w:tcPr>
            <w:tcW w:w="1165" w:type="dxa"/>
            <w:tcPrChange w:id="1437" w:author="Ham, Yunee" w:date="2020-03-14T23:30:00Z">
              <w:tcPr>
                <w:tcW w:w="1106" w:type="dxa"/>
              </w:tcPr>
            </w:tcPrChange>
          </w:tcPr>
          <w:p w14:paraId="2F1928AB" w14:textId="3F46AF8C" w:rsidR="002474EA" w:rsidRPr="00602EDC" w:rsidRDefault="008A0029" w:rsidP="002474EA">
            <w:pPr>
              <w:jc w:val="both"/>
              <w:rPr>
                <w:ins w:id="1438" w:author="Ham, Yunee" w:date="2020-03-14T20:49:00Z"/>
                <w:rFonts w:ascii="Times" w:hAnsi="Times"/>
                <w:bCs/>
                <w:sz w:val="20"/>
                <w:szCs w:val="20"/>
              </w:rPr>
            </w:pPr>
            <w:ins w:id="1439" w:author="Zaheen, Sahira" w:date="2020-03-14T21:06:00Z">
              <w:r>
                <w:rPr>
                  <w:rFonts w:ascii="Times" w:hAnsi="Times"/>
                  <w:bCs/>
                  <w:sz w:val="20"/>
                  <w:szCs w:val="20"/>
                </w:rPr>
                <w:t>74%</w:t>
              </w:r>
            </w:ins>
          </w:p>
        </w:tc>
      </w:tr>
    </w:tbl>
    <w:tbl>
      <w:tblPr>
        <w:tblStyle w:val="TableGrid"/>
        <w:tblpPr w:leftFromText="180" w:rightFromText="180" w:vertAnchor="text" w:horzAnchor="page" w:tblpX="8233" w:tblpY="162"/>
        <w:tblW w:w="3489" w:type="dxa"/>
        <w:tblLook w:val="04A0" w:firstRow="1" w:lastRow="0" w:firstColumn="1" w:lastColumn="0" w:noHBand="0" w:noVBand="1"/>
        <w:tblPrChange w:id="1440" w:author="Ham, Yunee" w:date="2020-03-14T20:50:00Z">
          <w:tblPr>
            <w:tblStyle w:val="TableGrid"/>
            <w:tblpPr w:leftFromText="180" w:rightFromText="180" w:vertAnchor="text" w:horzAnchor="page" w:tblpX="8233" w:tblpY="162"/>
            <w:tblW w:w="3453" w:type="dxa"/>
            <w:tblLook w:val="04A0" w:firstRow="1" w:lastRow="0" w:firstColumn="1" w:lastColumn="0" w:noHBand="0" w:noVBand="1"/>
          </w:tblPr>
        </w:tblPrChange>
      </w:tblPr>
      <w:tblGrid>
        <w:gridCol w:w="2261"/>
        <w:gridCol w:w="1228"/>
        <w:tblGridChange w:id="1441">
          <w:tblGrid>
            <w:gridCol w:w="2238"/>
            <w:gridCol w:w="1215"/>
          </w:tblGrid>
        </w:tblGridChange>
      </w:tblGrid>
      <w:tr w:rsidR="002474EA" w:rsidRPr="00602EDC" w14:paraId="5EE14300" w14:textId="77777777" w:rsidTr="001D2827">
        <w:trPr>
          <w:trHeight w:val="276"/>
          <w:ins w:id="1442" w:author="Ham, Yunee" w:date="2020-03-14T20:49:00Z"/>
          <w:trPrChange w:id="1443" w:author="Ham, Yunee" w:date="2020-03-14T20:50:00Z">
            <w:trPr>
              <w:trHeight w:val="487"/>
            </w:trPr>
          </w:trPrChange>
        </w:trPr>
        <w:tc>
          <w:tcPr>
            <w:tcW w:w="3489" w:type="dxa"/>
            <w:gridSpan w:val="2"/>
            <w:shd w:val="clear" w:color="auto" w:fill="000000" w:themeFill="text1"/>
            <w:tcPrChange w:id="1444" w:author="Ham, Yunee" w:date="2020-03-14T20:50:00Z">
              <w:tcPr>
                <w:tcW w:w="3453" w:type="dxa"/>
                <w:gridSpan w:val="2"/>
                <w:shd w:val="clear" w:color="auto" w:fill="000000" w:themeFill="text1"/>
              </w:tcPr>
            </w:tcPrChange>
          </w:tcPr>
          <w:p w14:paraId="3925169C" w14:textId="1D245A35" w:rsidR="002474EA" w:rsidRPr="00602EDC" w:rsidRDefault="002474EA" w:rsidP="002474EA">
            <w:pPr>
              <w:jc w:val="both"/>
              <w:rPr>
                <w:ins w:id="1445" w:author="Ham, Yunee" w:date="2020-03-14T20:49:00Z"/>
                <w:rFonts w:ascii="Times" w:hAnsi="Times"/>
                <w:bCs/>
                <w:sz w:val="20"/>
                <w:szCs w:val="20"/>
              </w:rPr>
            </w:pPr>
            <w:ins w:id="1446" w:author="Ham, Yunee" w:date="2020-03-14T20:49:00Z">
              <w:r>
                <w:rPr>
                  <w:rFonts w:ascii="Times" w:hAnsi="Times"/>
                  <w:bCs/>
                  <w:sz w:val="20"/>
                  <w:szCs w:val="20"/>
                </w:rPr>
                <w:t xml:space="preserve">Confusion Matrix – Airport choice model: </w:t>
              </w:r>
              <w:r>
                <w:rPr>
                  <w:rFonts w:ascii="Times" w:hAnsi="Times"/>
                  <w:b/>
                  <w:sz w:val="20"/>
                  <w:szCs w:val="20"/>
                </w:rPr>
                <w:t xml:space="preserve">Decision Tree Model  </w:t>
              </w:r>
              <w:r>
                <w:rPr>
                  <w:rFonts w:ascii="Times" w:hAnsi="Times"/>
                  <w:bCs/>
                  <w:sz w:val="20"/>
                  <w:szCs w:val="20"/>
                </w:rPr>
                <w:t xml:space="preserve"> </w:t>
              </w:r>
            </w:ins>
          </w:p>
        </w:tc>
      </w:tr>
      <w:tr w:rsidR="002474EA" w:rsidRPr="00602EDC" w14:paraId="2A6E8A8D" w14:textId="77777777" w:rsidTr="001D2827">
        <w:trPr>
          <w:trHeight w:val="276"/>
          <w:ins w:id="1447" w:author="Ham, Yunee" w:date="2020-03-14T20:49:00Z"/>
          <w:trPrChange w:id="1448" w:author="Ham, Yunee" w:date="2020-03-14T20:50:00Z">
            <w:trPr>
              <w:trHeight w:val="487"/>
            </w:trPr>
          </w:trPrChange>
        </w:trPr>
        <w:tc>
          <w:tcPr>
            <w:tcW w:w="2261" w:type="dxa"/>
            <w:tcPrChange w:id="1449" w:author="Ham, Yunee" w:date="2020-03-14T20:50:00Z">
              <w:tcPr>
                <w:tcW w:w="2238" w:type="dxa"/>
              </w:tcPr>
            </w:tcPrChange>
          </w:tcPr>
          <w:p w14:paraId="02D43929" w14:textId="77777777" w:rsidR="002474EA" w:rsidRPr="00602EDC" w:rsidRDefault="002474EA" w:rsidP="002474EA">
            <w:pPr>
              <w:jc w:val="both"/>
              <w:rPr>
                <w:ins w:id="1450" w:author="Ham, Yunee" w:date="2020-03-14T20:49:00Z"/>
                <w:rFonts w:ascii="Times" w:hAnsi="Times"/>
                <w:bCs/>
                <w:sz w:val="20"/>
                <w:szCs w:val="20"/>
              </w:rPr>
            </w:pPr>
            <w:ins w:id="1451" w:author="Ham, Yunee" w:date="2020-03-14T20:49:00Z">
              <w:r>
                <w:t xml:space="preserve">Accuracy Rate </w:t>
              </w:r>
            </w:ins>
          </w:p>
        </w:tc>
        <w:tc>
          <w:tcPr>
            <w:tcW w:w="1228" w:type="dxa"/>
            <w:tcPrChange w:id="1452" w:author="Ham, Yunee" w:date="2020-03-14T20:50:00Z">
              <w:tcPr>
                <w:tcW w:w="1215" w:type="dxa"/>
              </w:tcPr>
            </w:tcPrChange>
          </w:tcPr>
          <w:p w14:paraId="22A18B6D" w14:textId="7C363969" w:rsidR="002474EA" w:rsidRPr="00602EDC" w:rsidRDefault="00B22514" w:rsidP="002474EA">
            <w:pPr>
              <w:jc w:val="both"/>
              <w:rPr>
                <w:ins w:id="1453" w:author="Ham, Yunee" w:date="2020-03-14T20:49:00Z"/>
                <w:rFonts w:ascii="Times" w:hAnsi="Times"/>
                <w:bCs/>
                <w:sz w:val="20"/>
                <w:szCs w:val="20"/>
              </w:rPr>
            </w:pPr>
            <w:ins w:id="1454" w:author="Ham, Yunee" w:date="2020-03-14T20:52:00Z">
              <w:r>
                <w:t>81%</w:t>
              </w:r>
            </w:ins>
          </w:p>
        </w:tc>
      </w:tr>
      <w:tr w:rsidR="002474EA" w:rsidRPr="00602EDC" w14:paraId="3B950F2C" w14:textId="77777777" w:rsidTr="001D2827">
        <w:trPr>
          <w:trHeight w:val="198"/>
          <w:ins w:id="1455" w:author="Ham, Yunee" w:date="2020-03-14T20:49:00Z"/>
          <w:trPrChange w:id="1456" w:author="Ham, Yunee" w:date="2020-03-14T20:50:00Z">
            <w:trPr>
              <w:trHeight w:val="487"/>
            </w:trPr>
          </w:trPrChange>
        </w:trPr>
        <w:tc>
          <w:tcPr>
            <w:tcW w:w="2261" w:type="dxa"/>
            <w:tcPrChange w:id="1457" w:author="Ham, Yunee" w:date="2020-03-14T20:50:00Z">
              <w:tcPr>
                <w:tcW w:w="2238" w:type="dxa"/>
              </w:tcPr>
            </w:tcPrChange>
          </w:tcPr>
          <w:p w14:paraId="6DC6054F" w14:textId="77777777" w:rsidR="002474EA" w:rsidRPr="00602EDC" w:rsidRDefault="002474EA" w:rsidP="002474EA">
            <w:pPr>
              <w:jc w:val="both"/>
              <w:rPr>
                <w:ins w:id="1458" w:author="Ham, Yunee" w:date="2020-03-14T20:49:00Z"/>
                <w:rFonts w:ascii="Times" w:hAnsi="Times"/>
                <w:bCs/>
                <w:sz w:val="20"/>
                <w:szCs w:val="20"/>
              </w:rPr>
            </w:pPr>
            <w:ins w:id="1459" w:author="Ham, Yunee" w:date="2020-03-14T20:49:00Z">
              <w:r>
                <w:t xml:space="preserve">Recall Rate </w:t>
              </w:r>
            </w:ins>
          </w:p>
        </w:tc>
        <w:tc>
          <w:tcPr>
            <w:tcW w:w="1228" w:type="dxa"/>
            <w:tcPrChange w:id="1460" w:author="Ham, Yunee" w:date="2020-03-14T20:50:00Z">
              <w:tcPr>
                <w:tcW w:w="1215" w:type="dxa"/>
              </w:tcPr>
            </w:tcPrChange>
          </w:tcPr>
          <w:p w14:paraId="60C6897B" w14:textId="32077583" w:rsidR="002474EA" w:rsidRPr="00602EDC" w:rsidRDefault="00B22514" w:rsidP="002474EA">
            <w:pPr>
              <w:jc w:val="both"/>
              <w:rPr>
                <w:ins w:id="1461" w:author="Ham, Yunee" w:date="2020-03-14T20:49:00Z"/>
                <w:rFonts w:ascii="Times" w:hAnsi="Times"/>
                <w:bCs/>
                <w:sz w:val="20"/>
                <w:szCs w:val="20"/>
              </w:rPr>
            </w:pPr>
            <w:ins w:id="1462" w:author="Ham, Yunee" w:date="2020-03-14T20:52:00Z">
              <w:r>
                <w:t>86%</w:t>
              </w:r>
            </w:ins>
          </w:p>
        </w:tc>
      </w:tr>
      <w:tr w:rsidR="002474EA" w:rsidRPr="00602EDC" w14:paraId="28A813AE" w14:textId="77777777" w:rsidTr="001D2827">
        <w:trPr>
          <w:trHeight w:val="167"/>
          <w:ins w:id="1463" w:author="Ham, Yunee" w:date="2020-03-14T20:49:00Z"/>
          <w:trPrChange w:id="1464" w:author="Ham, Yunee" w:date="2020-03-14T20:50:00Z">
            <w:trPr>
              <w:trHeight w:val="487"/>
            </w:trPr>
          </w:trPrChange>
        </w:trPr>
        <w:tc>
          <w:tcPr>
            <w:tcW w:w="2261" w:type="dxa"/>
            <w:tcPrChange w:id="1465" w:author="Ham, Yunee" w:date="2020-03-14T20:50:00Z">
              <w:tcPr>
                <w:tcW w:w="2238" w:type="dxa"/>
              </w:tcPr>
            </w:tcPrChange>
          </w:tcPr>
          <w:p w14:paraId="6073DC81" w14:textId="77777777" w:rsidR="002474EA" w:rsidRPr="00602EDC" w:rsidRDefault="002474EA" w:rsidP="002474EA">
            <w:pPr>
              <w:jc w:val="both"/>
              <w:rPr>
                <w:ins w:id="1466" w:author="Ham, Yunee" w:date="2020-03-14T20:49:00Z"/>
                <w:rFonts w:ascii="Times" w:hAnsi="Times"/>
                <w:bCs/>
                <w:sz w:val="20"/>
                <w:szCs w:val="20"/>
              </w:rPr>
            </w:pPr>
            <w:ins w:id="1467" w:author="Ham, Yunee" w:date="2020-03-14T20:49:00Z">
              <w:r>
                <w:t xml:space="preserve">Precision Rate </w:t>
              </w:r>
            </w:ins>
          </w:p>
        </w:tc>
        <w:tc>
          <w:tcPr>
            <w:tcW w:w="1228" w:type="dxa"/>
            <w:tcPrChange w:id="1468" w:author="Ham, Yunee" w:date="2020-03-14T20:50:00Z">
              <w:tcPr>
                <w:tcW w:w="1215" w:type="dxa"/>
              </w:tcPr>
            </w:tcPrChange>
          </w:tcPr>
          <w:p w14:paraId="57DF32AE" w14:textId="756F46DF" w:rsidR="002474EA" w:rsidRPr="00602EDC" w:rsidRDefault="00B22514" w:rsidP="002474EA">
            <w:pPr>
              <w:jc w:val="both"/>
              <w:rPr>
                <w:ins w:id="1469" w:author="Ham, Yunee" w:date="2020-03-14T20:49:00Z"/>
                <w:rFonts w:ascii="Times" w:hAnsi="Times"/>
                <w:bCs/>
                <w:sz w:val="20"/>
                <w:szCs w:val="20"/>
              </w:rPr>
            </w:pPr>
            <w:ins w:id="1470" w:author="Ham, Yunee" w:date="2020-03-14T20:52:00Z">
              <w:r>
                <w:t>77%</w:t>
              </w:r>
            </w:ins>
          </w:p>
        </w:tc>
      </w:tr>
    </w:tbl>
    <w:p w14:paraId="55A3E71A" w14:textId="77777777" w:rsidR="00E302ED" w:rsidDel="00621674" w:rsidRDefault="00E302ED" w:rsidP="000956A5">
      <w:pPr>
        <w:jc w:val="left"/>
        <w:rPr>
          <w:del w:id="1471" w:author="Ki Min Lee" w:date="2020-03-14T19:28:00Z"/>
        </w:rPr>
      </w:pPr>
    </w:p>
    <w:p w14:paraId="4D076E9A" w14:textId="53061D0D" w:rsidR="0086000D" w:rsidDel="00621674" w:rsidRDefault="0086000D" w:rsidP="000956A5">
      <w:pPr>
        <w:jc w:val="left"/>
        <w:rPr>
          <w:del w:id="1472" w:author="Ki Min Lee" w:date="2020-03-14T19:28:00Z"/>
        </w:rPr>
      </w:pPr>
    </w:p>
    <w:p w14:paraId="56398E09" w14:textId="2C955CAE" w:rsidR="00E302ED" w:rsidDel="00621674" w:rsidRDefault="00E302ED" w:rsidP="000956A5">
      <w:pPr>
        <w:jc w:val="left"/>
        <w:rPr>
          <w:ins w:id="1473" w:author="Nguyen, Anh" w:date="2020-03-14T16:57:00Z"/>
          <w:del w:id="1474" w:author="Ki Min Lee" w:date="2020-03-14T19:28:00Z"/>
        </w:rPr>
      </w:pPr>
    </w:p>
    <w:p w14:paraId="7E30D574" w14:textId="79115AB2" w:rsidR="00E302ED" w:rsidDel="00621674" w:rsidRDefault="00E302ED" w:rsidP="000956A5">
      <w:pPr>
        <w:jc w:val="left"/>
        <w:rPr>
          <w:ins w:id="1475" w:author="Nguyen, Anh" w:date="2020-03-14T16:57:00Z"/>
          <w:del w:id="1476" w:author="Ki Min Lee" w:date="2020-03-14T19:28:00Z"/>
        </w:rPr>
      </w:pPr>
    </w:p>
    <w:p w14:paraId="41E9246E" w14:textId="0B5C0552" w:rsidR="00E302ED" w:rsidDel="00621674" w:rsidRDefault="00E302ED" w:rsidP="000956A5">
      <w:pPr>
        <w:jc w:val="left"/>
        <w:rPr>
          <w:ins w:id="1477" w:author="Nguyen, Anh" w:date="2020-03-14T16:57:00Z"/>
          <w:del w:id="1478" w:author="Ki Min Lee" w:date="2020-03-14T19:28:00Z"/>
        </w:rPr>
      </w:pPr>
    </w:p>
    <w:p w14:paraId="6B058970" w14:textId="4A68CDEA" w:rsidR="00E302ED" w:rsidDel="00621674" w:rsidRDefault="00E302ED" w:rsidP="000956A5">
      <w:pPr>
        <w:jc w:val="left"/>
        <w:rPr>
          <w:ins w:id="1479" w:author="Nguyen, Anh" w:date="2020-03-14T16:57:00Z"/>
          <w:del w:id="1480" w:author="Ki Min Lee" w:date="2020-03-14T19:28:00Z"/>
        </w:rPr>
      </w:pPr>
    </w:p>
    <w:p w14:paraId="42D2498D" w14:textId="2FA91A7C" w:rsidR="00E302ED" w:rsidDel="00621674" w:rsidRDefault="00E302ED" w:rsidP="000956A5">
      <w:pPr>
        <w:jc w:val="left"/>
        <w:rPr>
          <w:ins w:id="1481" w:author="Nguyen, Anh" w:date="2020-03-14T16:58:00Z"/>
          <w:del w:id="1482" w:author="Ki Min Lee" w:date="2020-03-14T19:28:00Z"/>
        </w:rPr>
      </w:pPr>
    </w:p>
    <w:p w14:paraId="7668F972" w14:textId="25242139" w:rsidR="00E302ED" w:rsidDel="00621674" w:rsidRDefault="00E302ED" w:rsidP="000956A5">
      <w:pPr>
        <w:jc w:val="left"/>
        <w:rPr>
          <w:ins w:id="1483" w:author="Nguyen, Anh" w:date="2020-03-14T16:58:00Z"/>
          <w:del w:id="1484" w:author="Ki Min Lee" w:date="2020-03-14T19:28:00Z"/>
        </w:rPr>
      </w:pPr>
    </w:p>
    <w:p w14:paraId="2C1FAD37" w14:textId="7BC10A6E" w:rsidR="00E302ED" w:rsidDel="00621674" w:rsidRDefault="00E302ED" w:rsidP="000956A5">
      <w:pPr>
        <w:jc w:val="left"/>
        <w:rPr>
          <w:ins w:id="1485" w:author="Nguyen, Anh" w:date="2020-03-14T16:58:00Z"/>
          <w:del w:id="1486" w:author="Ki Min Lee" w:date="2020-03-14T19:28:00Z"/>
        </w:rPr>
      </w:pPr>
    </w:p>
    <w:p w14:paraId="14A1B8FF" w14:textId="409F2D45" w:rsidR="00E302ED" w:rsidDel="00621674" w:rsidRDefault="00E302ED" w:rsidP="000956A5">
      <w:pPr>
        <w:jc w:val="left"/>
        <w:rPr>
          <w:ins w:id="1487" w:author="Nguyen, Anh" w:date="2020-03-14T16:58:00Z"/>
          <w:del w:id="1488" w:author="Ki Min Lee" w:date="2020-03-14T19:28:00Z"/>
        </w:rPr>
      </w:pPr>
    </w:p>
    <w:p w14:paraId="21BFDA7D" w14:textId="437F7927" w:rsidR="00E302ED" w:rsidDel="00621674" w:rsidRDefault="00E302ED" w:rsidP="000956A5">
      <w:pPr>
        <w:jc w:val="left"/>
        <w:rPr>
          <w:ins w:id="1489" w:author="Nguyen, Anh" w:date="2020-03-14T16:58:00Z"/>
          <w:del w:id="1490" w:author="Ki Min Lee" w:date="2020-03-14T19:28:00Z"/>
        </w:rPr>
      </w:pPr>
    </w:p>
    <w:p w14:paraId="78B9A984" w14:textId="349AA404" w:rsidR="00E302ED" w:rsidDel="00621674" w:rsidRDefault="00E302ED" w:rsidP="000956A5">
      <w:pPr>
        <w:jc w:val="left"/>
        <w:rPr>
          <w:ins w:id="1491" w:author="Nguyen, Anh" w:date="2020-03-14T16:58:00Z"/>
          <w:del w:id="1492" w:author="Ki Min Lee" w:date="2020-03-14T19:28:00Z"/>
        </w:rPr>
      </w:pPr>
    </w:p>
    <w:p w14:paraId="0AC7DB91" w14:textId="75718797" w:rsidR="00E302ED" w:rsidDel="00621674" w:rsidRDefault="00E302ED" w:rsidP="000956A5">
      <w:pPr>
        <w:jc w:val="left"/>
        <w:rPr>
          <w:ins w:id="1493" w:author="Nguyen, Anh" w:date="2020-03-14T16:58:00Z"/>
          <w:del w:id="1494" w:author="Ki Min Lee" w:date="2020-03-14T19:28:00Z"/>
        </w:rPr>
      </w:pPr>
    </w:p>
    <w:p w14:paraId="113A66F7" w14:textId="5EDF6D9F" w:rsidR="00E302ED" w:rsidDel="00621674" w:rsidRDefault="00E302ED" w:rsidP="000956A5">
      <w:pPr>
        <w:jc w:val="left"/>
        <w:rPr>
          <w:ins w:id="1495" w:author="Nguyen, Anh" w:date="2020-03-14T16:58:00Z"/>
          <w:del w:id="1496" w:author="Ki Min Lee" w:date="2020-03-14T19:29:00Z"/>
        </w:rPr>
      </w:pPr>
    </w:p>
    <w:p w14:paraId="2EBD530C" w14:textId="5C2ABFB8" w:rsidR="00E302ED" w:rsidDel="00621674" w:rsidRDefault="00E302ED" w:rsidP="000956A5">
      <w:pPr>
        <w:jc w:val="left"/>
        <w:rPr>
          <w:ins w:id="1497" w:author="Nguyen, Anh" w:date="2020-03-14T16:58:00Z"/>
          <w:del w:id="1498" w:author="Ki Min Lee" w:date="2020-03-14T19:29:00Z"/>
        </w:rPr>
      </w:pPr>
    </w:p>
    <w:p w14:paraId="23AB99FE" w14:textId="77777777" w:rsidR="00E302ED" w:rsidRDefault="00E302ED" w:rsidP="000956A5">
      <w:pPr>
        <w:jc w:val="left"/>
        <w:rPr>
          <w:ins w:id="1499" w:author="Nguyen, Anh" w:date="2020-03-14T16:58:00Z"/>
        </w:rPr>
      </w:pPr>
    </w:p>
    <w:p w14:paraId="45DC9B91" w14:textId="767A25DB" w:rsidR="00A951A2" w:rsidRPr="00CD08F7" w:rsidRDefault="00952E10" w:rsidP="0012663B">
      <w:pPr>
        <w:pStyle w:val="Heading1"/>
        <w:jc w:val="left"/>
        <w:rPr>
          <w:ins w:id="1500" w:author="Zaheen, Sahira" w:date="2020-03-14T20:11:00Z"/>
          <w:del w:id="1501" w:author="Ham, Yunee" w:date="2020-03-14T20:52:00Z"/>
        </w:rPr>
      </w:pPr>
      <w:ins w:id="1502" w:author="Ham, Yunee" w:date="2020-03-14T22:22:00Z">
        <w:r>
          <w:t xml:space="preserve">IV-I. Model Comparison – </w:t>
        </w:r>
      </w:ins>
      <w:ins w:id="1503" w:author="Ham, Yunee" w:date="2020-03-14T23:01:00Z">
        <w:r w:rsidR="003F0F56">
          <w:t>Airline</w:t>
        </w:r>
      </w:ins>
      <w:ins w:id="1504" w:author="Ham, Yunee" w:date="2020-03-14T22:22:00Z">
        <w:r>
          <w:t xml:space="preserve"> Choice Model </w:t>
        </w:r>
      </w:ins>
    </w:p>
    <w:p w14:paraId="43EFBB35" w14:textId="77777777" w:rsidR="003431ED" w:rsidRDefault="003431ED" w:rsidP="001D2827">
      <w:pPr>
        <w:pStyle w:val="Heading1"/>
        <w:jc w:val="left"/>
        <w:rPr>
          <w:ins w:id="1505" w:author="Zaheen, Sahira" w:date="2020-03-14T20:11:00Z"/>
          <w:del w:id="1506" w:author="Ham, Yunee" w:date="2020-03-14T20:52:00Z"/>
          <w:u w:val="single"/>
        </w:rPr>
        <w:pPrChange w:id="1507" w:author="Ham, Yunee" w:date="2020-03-14T23:30:00Z">
          <w:pPr>
            <w:jc w:val="left"/>
          </w:pPr>
        </w:pPrChange>
      </w:pPr>
    </w:p>
    <w:p w14:paraId="519F7161" w14:textId="77777777" w:rsidR="003431ED" w:rsidRDefault="003431ED" w:rsidP="001D2827">
      <w:pPr>
        <w:pStyle w:val="Heading1"/>
        <w:jc w:val="left"/>
        <w:rPr>
          <w:ins w:id="1508" w:author="Zaheen, Sahira" w:date="2020-03-14T20:11:00Z"/>
          <w:del w:id="1509" w:author="Ham, Yunee" w:date="2020-03-14T20:52:00Z"/>
          <w:u w:val="single"/>
        </w:rPr>
        <w:pPrChange w:id="1510" w:author="Ham, Yunee" w:date="2020-03-14T23:30:00Z">
          <w:pPr>
            <w:jc w:val="left"/>
          </w:pPr>
        </w:pPrChange>
      </w:pPr>
    </w:p>
    <w:p w14:paraId="40E1C364" w14:textId="77777777" w:rsidR="003431ED" w:rsidRDefault="003431ED" w:rsidP="001D2827">
      <w:pPr>
        <w:pStyle w:val="Heading1"/>
        <w:jc w:val="left"/>
        <w:rPr>
          <w:ins w:id="1511" w:author="Zaheen, Sahira" w:date="2020-03-14T20:11:00Z"/>
          <w:del w:id="1512" w:author="Ham, Yunee" w:date="2020-03-14T20:52:00Z"/>
          <w:u w:val="single"/>
        </w:rPr>
        <w:pPrChange w:id="1513" w:author="Ham, Yunee" w:date="2020-03-14T23:30:00Z">
          <w:pPr>
            <w:jc w:val="left"/>
          </w:pPr>
        </w:pPrChange>
      </w:pPr>
    </w:p>
    <w:p w14:paraId="0DAE565B" w14:textId="77777777" w:rsidR="003431ED" w:rsidRDefault="003431ED" w:rsidP="001D2827">
      <w:pPr>
        <w:pStyle w:val="Heading1"/>
        <w:jc w:val="left"/>
        <w:rPr>
          <w:ins w:id="1514" w:author="Zaheen, Sahira" w:date="2020-03-14T20:11:00Z"/>
          <w:del w:id="1515" w:author="Ham, Yunee" w:date="2020-03-14T20:52:00Z"/>
          <w:u w:val="single"/>
        </w:rPr>
        <w:pPrChange w:id="1516" w:author="Ham, Yunee" w:date="2020-03-14T23:30:00Z">
          <w:pPr>
            <w:jc w:val="left"/>
          </w:pPr>
        </w:pPrChange>
      </w:pPr>
    </w:p>
    <w:p w14:paraId="4BD181E4" w14:textId="77777777" w:rsidR="008D0601" w:rsidRDefault="008D0601" w:rsidP="001D2827">
      <w:pPr>
        <w:pStyle w:val="Heading1"/>
        <w:jc w:val="left"/>
        <w:rPr>
          <w:ins w:id="1517" w:author="Zaheen, Sahira" w:date="2020-03-14T20:11:00Z"/>
          <w:del w:id="1518" w:author="Ham, Yunee" w:date="2020-03-14T20:52:00Z"/>
          <w:u w:val="single"/>
        </w:rPr>
        <w:pPrChange w:id="1519" w:author="Ham, Yunee" w:date="2020-03-14T23:30:00Z">
          <w:pPr>
            <w:jc w:val="left"/>
          </w:pPr>
        </w:pPrChange>
      </w:pPr>
    </w:p>
    <w:p w14:paraId="4E72EB25" w14:textId="77777777" w:rsidR="000005B5" w:rsidRDefault="000005B5" w:rsidP="001D2827">
      <w:pPr>
        <w:pStyle w:val="Heading1"/>
        <w:jc w:val="left"/>
        <w:rPr>
          <w:ins w:id="1520" w:author="Ham, Yunee" w:date="2020-03-14T20:48:00Z"/>
          <w:u w:val="single"/>
        </w:rPr>
        <w:pPrChange w:id="1521" w:author="Ham, Yunee" w:date="2020-03-14T23:30:00Z">
          <w:pPr>
            <w:jc w:val="left"/>
          </w:pPr>
        </w:pPrChange>
      </w:pPr>
    </w:p>
    <w:p w14:paraId="141863AE" w14:textId="77777777" w:rsidR="001D2827" w:rsidRDefault="001D2827" w:rsidP="000956A5">
      <w:pPr>
        <w:jc w:val="left"/>
        <w:rPr>
          <w:ins w:id="1522" w:author="Ham, Yunee" w:date="2020-03-14T23:29:00Z"/>
          <w:b/>
          <w:bCs/>
          <w:u w:val="single"/>
        </w:rPr>
      </w:pPr>
    </w:p>
    <w:p w14:paraId="69CCDB7C" w14:textId="106D5C19" w:rsidR="008802E6" w:rsidRPr="008802E6" w:rsidRDefault="00E302ED" w:rsidP="008802E6">
      <w:pPr>
        <w:jc w:val="left"/>
        <w:rPr>
          <w:del w:id="1523" w:author="Ham, Yunee" w:date="2020-03-14T20:33:00Z"/>
          <w:b/>
          <w:bCs/>
          <w:u w:val="single"/>
        </w:rPr>
      </w:pPr>
      <w:ins w:id="1524" w:author="Nguyen, Anh" w:date="2020-03-14T16:58:00Z">
        <w:r w:rsidRPr="00E302ED">
          <w:rPr>
            <w:b/>
            <w:bCs/>
            <w:u w:val="single"/>
            <w:rPrChange w:id="1525" w:author="Nguyen, Anh" w:date="2020-03-14T16:58:00Z">
              <w:rPr/>
            </w:rPrChange>
          </w:rPr>
          <w:t xml:space="preserve">Airline Choice: </w:t>
        </w:r>
      </w:ins>
    </w:p>
    <w:p w14:paraId="382BE2C9" w14:textId="77777777" w:rsidR="00BE3F27" w:rsidRDefault="00BE3F27" w:rsidP="000956A5">
      <w:pPr>
        <w:jc w:val="left"/>
        <w:rPr>
          <w:ins w:id="1526" w:author="Nguyen, Anh" w:date="2020-03-14T22:43:00Z"/>
          <w:del w:id="1527" w:author="Ham, Yunee" w:date="2020-03-14T23:28:00Z"/>
          <w:b/>
          <w:bCs/>
          <w:u w:val="single"/>
        </w:rPr>
      </w:pPr>
    </w:p>
    <w:p w14:paraId="23FB4F59" w14:textId="77777777" w:rsidR="00BE3F27" w:rsidRDefault="00BE3F27" w:rsidP="000956A5">
      <w:pPr>
        <w:jc w:val="left"/>
        <w:rPr>
          <w:ins w:id="1528" w:author="Nguyen, Anh" w:date="2020-03-14T22:43:00Z"/>
          <w:b/>
          <w:bCs/>
          <w:u w:val="single"/>
        </w:rPr>
      </w:pPr>
    </w:p>
    <w:p w14:paraId="5324AF97" w14:textId="013C5F9C" w:rsidR="00BE3F27" w:rsidRDefault="00BE3F27" w:rsidP="00BE3F27">
      <w:pPr>
        <w:jc w:val="left"/>
        <w:rPr>
          <w:ins w:id="1529" w:author="Nguyen, Anh" w:date="2020-03-14T22:43:00Z"/>
        </w:rPr>
      </w:pPr>
      <w:ins w:id="1530" w:author="Nguyen, Anh" w:date="2020-03-14T22:43:00Z">
        <w:r>
          <w:rPr>
            <w:b/>
            <w:bCs/>
          </w:rPr>
          <w:t xml:space="preserve">1. Logistic Regression – Airline Model </w:t>
        </w:r>
      </w:ins>
      <w:ins w:id="1531" w:author="Nguyen, Anh" w:date="2020-03-14T22:44:00Z">
        <w:r w:rsidR="002A6B50">
          <w:rPr>
            <w:b/>
            <w:bCs/>
          </w:rPr>
          <w:t>1</w:t>
        </w:r>
      </w:ins>
      <w:ins w:id="1532" w:author="Nguyen, Anh" w:date="2020-03-14T22:43:00Z">
        <w:r>
          <w:rPr>
            <w:b/>
            <w:bCs/>
          </w:rPr>
          <w:t xml:space="preserve">: </w:t>
        </w:r>
        <w:r w:rsidRPr="001F7E8B">
          <w:rPr>
            <w:b/>
          </w:rPr>
          <w:t xml:space="preserve">Major Korean Airlines (Korean Air and Asiana Airlines vs others)  </w:t>
        </w:r>
      </w:ins>
    </w:p>
    <w:p w14:paraId="41712359" w14:textId="77218E1F" w:rsidR="00BE3F27" w:rsidRDefault="00A112B3" w:rsidP="00BE3F27">
      <w:pPr>
        <w:rPr>
          <w:ins w:id="1533" w:author="Nguyen, Anh" w:date="2020-03-14T22:43:00Z"/>
        </w:rPr>
      </w:pPr>
      <w:ins w:id="1534" w:author="Nguyen, Anh" w:date="2020-03-14T22:45:00Z">
        <w:r>
          <w:rPr>
            <w:noProof/>
          </w:rPr>
          <mc:AlternateContent>
            <mc:Choice Requires="wps">
              <w:drawing>
                <wp:anchor distT="0" distB="0" distL="114300" distR="114300" simplePos="0" relativeHeight="251658273" behindDoc="1" locked="0" layoutInCell="1" allowOverlap="1" wp14:anchorId="5D563E76" wp14:editId="6475B2D0">
                  <wp:simplePos x="0" y="0"/>
                  <wp:positionH relativeFrom="column">
                    <wp:posOffset>3576320</wp:posOffset>
                  </wp:positionH>
                  <wp:positionV relativeFrom="paragraph">
                    <wp:posOffset>2069465</wp:posOffset>
                  </wp:positionV>
                  <wp:extent cx="2535555" cy="635"/>
                  <wp:effectExtent l="0" t="0" r="0" b="0"/>
                  <wp:wrapNone/>
                  <wp:docPr id="1160678468" name="Text Box 1160678468"/>
                  <wp:cNvGraphicFramePr/>
                  <a:graphic xmlns:a="http://schemas.openxmlformats.org/drawingml/2006/main">
                    <a:graphicData uri="http://schemas.microsoft.com/office/word/2010/wordprocessingShape">
                      <wps:wsp>
                        <wps:cNvSpPr txBox="1"/>
                        <wps:spPr>
                          <a:xfrm>
                            <a:off x="0" y="0"/>
                            <a:ext cx="2535555" cy="635"/>
                          </a:xfrm>
                          <a:prstGeom prst="rect">
                            <a:avLst/>
                          </a:prstGeom>
                          <a:solidFill>
                            <a:prstClr val="white"/>
                          </a:solidFill>
                          <a:ln>
                            <a:noFill/>
                          </a:ln>
                        </wps:spPr>
                        <wps:txbx>
                          <w:txbxContent>
                            <w:p w14:paraId="1605C9F6" w14:textId="2D958B37" w:rsidR="00A112B3" w:rsidRPr="00681AB1" w:rsidRDefault="00A112B3" w:rsidP="00A112B3">
                              <w:pPr>
                                <w:pStyle w:val="Caption"/>
                                <w:rPr>
                                  <w:noProof/>
                                </w:rPr>
                                <w:pPrChange w:id="1535" w:author="Nguyen, Anh" w:date="2020-03-14T22:45:00Z">
                                  <w:pPr/>
                                </w:pPrChange>
                              </w:pPr>
                              <w:ins w:id="1536" w:author="Nguyen, Anh" w:date="2020-03-14T22:45:00Z">
                                <w:r>
                                  <w:t>ROC Curve for Major Decision Tree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63E76" id="Text Box 1160678468" o:spid="_x0000_s1027" type="#_x0000_t202" style="position:absolute;left:0;text-align:left;margin-left:281.6pt;margin-top:162.95pt;width:199.65pt;height:.05pt;z-index:-2516582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" stroked="f">
                  <v:textbox style="mso-fit-shape-to-text:t" inset="0,0,0,0">
                    <w:txbxContent>
                      <w:p w14:paraId="1605C9F6" w14:textId="2D958B37" w:rsidR="00A112B3" w:rsidRPr="00681AB1" w:rsidRDefault="00A112B3" w:rsidP="00A112B3">
                        <w:pPr>
                          <w:pStyle w:val="Caption"/>
                          <w:rPr>
                            <w:noProof/>
                          </w:rPr>
                          <w:pPrChange w:id="1537" w:author="Nguyen, Anh" w:date="2020-03-14T22:45:00Z">
                            <w:pPr/>
                          </w:pPrChange>
                        </w:pPr>
                        <w:ins w:id="1538" w:author="Nguyen, Anh" w:date="2020-03-14T22:45:00Z">
                          <w:r>
                            <w:t>ROC Curve for Major Decision Tree</w:t>
                          </w:r>
                        </w:ins>
                      </w:p>
                    </w:txbxContent>
                  </v:textbox>
                </v:shape>
              </w:pict>
            </mc:Fallback>
          </mc:AlternateContent>
        </w:r>
      </w:ins>
      <w:ins w:id="1539" w:author="Nguyen, Anh" w:date="2020-03-14T22:43:00Z">
        <w:r>
          <w:rPr>
            <w:noProof/>
          </w:rPr>
          <w:drawing>
            <wp:anchor distT="0" distB="0" distL="114300" distR="114300" simplePos="0" relativeHeight="251658270" behindDoc="1" locked="0" layoutInCell="1" allowOverlap="1" wp14:anchorId="75CCE251" wp14:editId="608B8FBD">
              <wp:simplePos x="0" y="0"/>
              <wp:positionH relativeFrom="margin">
                <wp:posOffset>3576945</wp:posOffset>
              </wp:positionH>
              <wp:positionV relativeFrom="paragraph">
                <wp:posOffset>12065</wp:posOffset>
              </wp:positionV>
              <wp:extent cx="2535565" cy="2000250"/>
              <wp:effectExtent l="0" t="0" r="0" b="0"/>
              <wp:wrapNone/>
              <wp:docPr id="9448993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52">
                        <a:extLst>
                          <a:ext uri="{28A0092B-C50C-407E-A947-70E740481C1C}">
                            <a14:useLocalDpi xmlns:a14="http://schemas.microsoft.com/office/drawing/2010/main" val="0"/>
                          </a:ext>
                        </a:extLst>
                      </a:blip>
                      <a:stretch>
                        <a:fillRect/>
                      </a:stretch>
                    </pic:blipFill>
                    <pic:spPr>
                      <a:xfrm>
                        <a:off x="0" y="0"/>
                        <a:ext cx="2536102" cy="2000674"/>
                      </a:xfrm>
                      <a:prstGeom prst="rect">
                        <a:avLst/>
                      </a:prstGeom>
                    </pic:spPr>
                  </pic:pic>
                </a:graphicData>
              </a:graphic>
              <wp14:sizeRelH relativeFrom="page">
                <wp14:pctWidth>0</wp14:pctWidth>
              </wp14:sizeRelH>
              <wp14:sizeRelV relativeFrom="page">
                <wp14:pctHeight>0</wp14:pctHeight>
              </wp14:sizeRelV>
            </wp:anchor>
          </w:drawing>
        </w:r>
      </w:ins>
      <w:ins w:id="1540" w:author="Nguyen, Anh" w:date="2020-03-14T22:45:00Z">
        <w:r>
          <w:rPr>
            <w:noProof/>
          </w:rPr>
          <mc:AlternateContent>
            <mc:Choice Requires="wps">
              <w:drawing>
                <wp:anchor distT="0" distB="0" distL="114300" distR="114300" simplePos="0" relativeHeight="251658272" behindDoc="0" locked="0" layoutInCell="1" allowOverlap="1" wp14:anchorId="6CCB21AF" wp14:editId="3BF90F34">
                  <wp:simplePos x="0" y="0"/>
                  <wp:positionH relativeFrom="column">
                    <wp:posOffset>203835</wp:posOffset>
                  </wp:positionH>
                  <wp:positionV relativeFrom="paragraph">
                    <wp:posOffset>2049145</wp:posOffset>
                  </wp:positionV>
                  <wp:extent cx="2536825" cy="635"/>
                  <wp:effectExtent l="0" t="0" r="0" b="0"/>
                  <wp:wrapThrough wrapText="bothSides">
                    <wp:wrapPolygon edited="0">
                      <wp:start x="0" y="0"/>
                      <wp:lineTo x="0" y="21600"/>
                      <wp:lineTo x="21600" y="21600"/>
                      <wp:lineTo x="21600" y="0"/>
                    </wp:wrapPolygon>
                  </wp:wrapThrough>
                  <wp:docPr id="1160678469" name="Text Box 1160678469"/>
                  <wp:cNvGraphicFramePr/>
                  <a:graphic xmlns:a="http://schemas.openxmlformats.org/drawingml/2006/main">
                    <a:graphicData uri="http://schemas.microsoft.com/office/word/2010/wordprocessingShape">
                      <wps:wsp>
                        <wps:cNvSpPr txBox="1"/>
                        <wps:spPr>
                          <a:xfrm>
                            <a:off x="0" y="0"/>
                            <a:ext cx="2536825" cy="635"/>
                          </a:xfrm>
                          <a:prstGeom prst="rect">
                            <a:avLst/>
                          </a:prstGeom>
                          <a:solidFill>
                            <a:prstClr val="white"/>
                          </a:solidFill>
                          <a:ln>
                            <a:noFill/>
                          </a:ln>
                        </wps:spPr>
                        <wps:txbx>
                          <w:txbxContent>
                            <w:p w14:paraId="49149B95" w14:textId="4B91BC98" w:rsidR="00A112B3" w:rsidRPr="00CC3B97" w:rsidRDefault="00A112B3" w:rsidP="00A112B3">
                              <w:pPr>
                                <w:pStyle w:val="Caption"/>
                                <w:rPr>
                                  <w:noProof/>
                                </w:rPr>
                                <w:pPrChange w:id="1541" w:author="Nguyen, Anh" w:date="2020-03-14T22:45:00Z">
                                  <w:pPr/>
                                </w:pPrChange>
                              </w:pPr>
                              <w:ins w:id="1542" w:author="Nguyen, Anh" w:date="2020-03-14T22:45:00Z">
                                <w:r>
                                  <w:t>ROC Curve for Major Airline Logit Model</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CB21AF" id="Text Box 1160678469" o:spid="_x0000_s1028" type="#_x0000_t202" style="position:absolute;left:0;text-align:left;margin-left:16.05pt;margin-top:161.35pt;width:199.75pt;height:.05pt;z-index:2516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" stroked="f">
                  <v:textbox style="mso-fit-shape-to-text:t" inset="0,0,0,0">
                    <w:txbxContent>
                      <w:p w14:paraId="49149B95" w14:textId="4B91BC98" w:rsidR="00A112B3" w:rsidRPr="00CC3B97" w:rsidRDefault="00A112B3" w:rsidP="00A112B3">
                        <w:pPr>
                          <w:pStyle w:val="Caption"/>
                          <w:rPr>
                            <w:noProof/>
                          </w:rPr>
                          <w:pPrChange w:id="1543" w:author="Nguyen, Anh" w:date="2020-03-14T22:45:00Z">
                            <w:pPr/>
                          </w:pPrChange>
                        </w:pPr>
                        <w:ins w:id="1544" w:author="Nguyen, Anh" w:date="2020-03-14T22:45:00Z">
                          <w:r>
                            <w:t>ROC Curve for Major Airline Logit Model</w:t>
                          </w:r>
                        </w:ins>
                      </w:p>
                    </w:txbxContent>
                  </v:textbox>
                  <w10:wrap type="through"/>
                </v:shape>
              </w:pict>
            </mc:Fallback>
          </mc:AlternateContent>
        </w:r>
      </w:ins>
      <w:ins w:id="1545" w:author="Nguyen, Anh" w:date="2020-03-14T22:43:00Z">
        <w:r w:rsidR="00BE3F27">
          <w:rPr>
            <w:noProof/>
          </w:rPr>
          <w:drawing>
            <wp:anchor distT="0" distB="0" distL="114300" distR="114300" simplePos="0" relativeHeight="251658271" behindDoc="1" locked="0" layoutInCell="1" allowOverlap="1" wp14:anchorId="0D0F0267" wp14:editId="13DBE42A">
              <wp:simplePos x="0" y="0"/>
              <wp:positionH relativeFrom="margin">
                <wp:posOffset>203835</wp:posOffset>
              </wp:positionH>
              <wp:positionV relativeFrom="paragraph">
                <wp:posOffset>0</wp:posOffset>
              </wp:positionV>
              <wp:extent cx="2536825" cy="1991995"/>
              <wp:effectExtent l="0" t="0" r="0" b="8255"/>
              <wp:wrapThrough wrapText="bothSides">
                <wp:wrapPolygon edited="0">
                  <wp:start x="0" y="0"/>
                  <wp:lineTo x="0" y="21483"/>
                  <wp:lineTo x="21411" y="21483"/>
                  <wp:lineTo x="21411" y="0"/>
                  <wp:lineTo x="0" y="0"/>
                </wp:wrapPolygon>
              </wp:wrapThrough>
              <wp:docPr id="1160678464" name="Picture 1160678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536825" cy="1991995"/>
                      </a:xfrm>
                      <a:prstGeom prst="rect">
                        <a:avLst/>
                      </a:prstGeom>
                    </pic:spPr>
                  </pic:pic>
                </a:graphicData>
              </a:graphic>
              <wp14:sizeRelH relativeFrom="margin">
                <wp14:pctWidth>0</wp14:pctWidth>
              </wp14:sizeRelH>
              <wp14:sizeRelV relativeFrom="margin">
                <wp14:pctHeight>0</wp14:pctHeight>
              </wp14:sizeRelV>
            </wp:anchor>
          </w:drawing>
        </w:r>
      </w:ins>
    </w:p>
    <w:p w14:paraId="2C65F1F6" w14:textId="77777777" w:rsidR="00BE3F27" w:rsidRDefault="00BE3F27" w:rsidP="00BE3F27">
      <w:pPr>
        <w:rPr>
          <w:ins w:id="1546" w:author="Nguyen, Anh" w:date="2020-03-14T22:43:00Z"/>
        </w:rPr>
      </w:pPr>
    </w:p>
    <w:p w14:paraId="5E004208" w14:textId="77777777" w:rsidR="00BE3F27" w:rsidRDefault="00BE3F27" w:rsidP="00BE3F27">
      <w:pPr>
        <w:rPr>
          <w:ins w:id="1547" w:author="Nguyen, Anh" w:date="2020-03-14T22:43:00Z"/>
        </w:rPr>
      </w:pPr>
    </w:p>
    <w:p w14:paraId="4AF21AAD" w14:textId="77777777" w:rsidR="00BE3F27" w:rsidRDefault="00BE3F27" w:rsidP="00BE3F27">
      <w:pPr>
        <w:rPr>
          <w:ins w:id="1548" w:author="Nguyen, Anh" w:date="2020-03-14T22:43:00Z"/>
        </w:rPr>
      </w:pPr>
    </w:p>
    <w:p w14:paraId="44F63CA8" w14:textId="77777777" w:rsidR="00BE3F27" w:rsidRDefault="00BE3F27" w:rsidP="00BE3F27">
      <w:pPr>
        <w:rPr>
          <w:ins w:id="1549" w:author="Nguyen, Anh" w:date="2020-03-14T22:43:00Z"/>
        </w:rPr>
      </w:pPr>
    </w:p>
    <w:p w14:paraId="3581E2C2" w14:textId="77777777" w:rsidR="00BE3F27" w:rsidRDefault="00BE3F27" w:rsidP="00BE3F27">
      <w:pPr>
        <w:rPr>
          <w:ins w:id="1550" w:author="Nguyen, Anh" w:date="2020-03-14T22:43:00Z"/>
        </w:rPr>
      </w:pPr>
    </w:p>
    <w:p w14:paraId="52E4EB44" w14:textId="77777777" w:rsidR="00BE3F27" w:rsidRDefault="00BE3F27" w:rsidP="00BE3F27">
      <w:pPr>
        <w:rPr>
          <w:ins w:id="1551" w:author="Nguyen, Anh" w:date="2020-03-14T22:43:00Z"/>
        </w:rPr>
      </w:pPr>
    </w:p>
    <w:p w14:paraId="332271C9" w14:textId="77777777" w:rsidR="00BE3F27" w:rsidRDefault="00BE3F27" w:rsidP="00BE3F27">
      <w:pPr>
        <w:jc w:val="both"/>
        <w:rPr>
          <w:ins w:id="1552" w:author="Nguyen, Anh" w:date="2020-03-14T22:43:00Z"/>
        </w:rPr>
      </w:pPr>
      <w:ins w:id="1553" w:author="Nguyen, Anh" w:date="2020-03-14T22:43:00Z">
        <w:r>
          <w:rPr>
            <w:noProof/>
          </w:rPr>
          <mc:AlternateContent>
            <mc:Choice Requires="wps">
              <w:drawing>
                <wp:anchor distT="0" distB="0" distL="114300" distR="114300" simplePos="0" relativeHeight="251658269" behindDoc="1" locked="0" layoutInCell="1" allowOverlap="1" wp14:anchorId="0AB4D7E5" wp14:editId="56CB2330">
                  <wp:simplePos x="0" y="0"/>
                  <wp:positionH relativeFrom="margin">
                    <wp:posOffset>3622040</wp:posOffset>
                  </wp:positionH>
                  <wp:positionV relativeFrom="paragraph">
                    <wp:posOffset>64770</wp:posOffset>
                  </wp:positionV>
                  <wp:extent cx="2783840" cy="635"/>
                  <wp:effectExtent l="0" t="0" r="0" b="8255"/>
                  <wp:wrapNone/>
                  <wp:docPr id="1160678466" name="Text Box 1160678466"/>
                  <wp:cNvGraphicFramePr/>
                  <a:graphic xmlns:a="http://schemas.openxmlformats.org/drawingml/2006/main">
                    <a:graphicData uri="http://schemas.microsoft.com/office/word/2010/wordprocessingShape">
                      <wps:wsp>
                        <wps:cNvSpPr txBox="1"/>
                        <wps:spPr>
                          <a:xfrm>
                            <a:off x="0" y="0"/>
                            <a:ext cx="2783840" cy="635"/>
                          </a:xfrm>
                          <a:prstGeom prst="rect">
                            <a:avLst/>
                          </a:prstGeom>
                          <a:solidFill>
                            <a:prstClr val="white"/>
                          </a:solidFill>
                          <a:ln>
                            <a:noFill/>
                          </a:ln>
                        </wps:spPr>
                        <wps:txbx>
                          <w:txbxContent>
                            <w:p w14:paraId="2F207590" w14:textId="77777777" w:rsidR="00BE3F27" w:rsidRPr="009D6636" w:rsidRDefault="00BE3F27" w:rsidP="00BE3F27">
                              <w:pPr>
                                <w:pStyle w:val="Caption"/>
                                <w:rPr>
                                  <w:noProof/>
                                </w:rPr>
                              </w:pPr>
                              <w:r>
                                <w:t>ROC Curve for Big Airlines Decision Tree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4D7E5" id="Text Box 1160678466" o:spid="_x0000_s1029" type="#_x0000_t202" style="position:absolute;left:0;text-align:left;margin-left:285.2pt;margin-top:5.1pt;width:219.2pt;height:.05pt;z-index:-251658211;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" stroked="f">
                  <v:textbox style="mso-fit-shape-to-text:t" inset="0,0,0,0">
                    <w:txbxContent>
                      <w:p w14:paraId="2F207590" w14:textId="77777777" w:rsidR="00BE3F27" w:rsidRPr="009D6636" w:rsidRDefault="00BE3F27" w:rsidP="00BE3F27">
                        <w:pPr>
                          <w:pStyle w:val="Caption"/>
                          <w:rPr>
                            <w:noProof/>
                          </w:rPr>
                        </w:pPr>
                        <w:r>
                          <w:t>ROC Curve for Big Airlines Decision Tree Model</w:t>
                        </w:r>
                      </w:p>
                    </w:txbxContent>
                  </v:textbox>
                  <w10:wrap anchorx="margin"/>
                </v:shape>
              </w:pict>
            </mc:Fallback>
          </mc:AlternateContent>
        </w:r>
        <w:r>
          <w:rPr>
            <w:noProof/>
          </w:rPr>
          <mc:AlternateContent>
            <mc:Choice Requires="wps">
              <w:drawing>
                <wp:anchor distT="0" distB="0" distL="114300" distR="114300" simplePos="0" relativeHeight="251658268" behindDoc="1" locked="0" layoutInCell="1" allowOverlap="1" wp14:anchorId="4A11CEB7" wp14:editId="28341A00">
                  <wp:simplePos x="0" y="0"/>
                  <wp:positionH relativeFrom="column">
                    <wp:posOffset>461977</wp:posOffset>
                  </wp:positionH>
                  <wp:positionV relativeFrom="paragraph">
                    <wp:posOffset>107552</wp:posOffset>
                  </wp:positionV>
                  <wp:extent cx="2837815"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2837815" cy="635"/>
                          </a:xfrm>
                          <a:prstGeom prst="rect">
                            <a:avLst/>
                          </a:prstGeom>
                          <a:solidFill>
                            <a:prstClr val="white"/>
                          </a:solidFill>
                          <a:ln>
                            <a:noFill/>
                          </a:ln>
                        </wps:spPr>
                        <wps:txbx>
                          <w:txbxContent>
                            <w:p w14:paraId="0B4AE44A" w14:textId="77777777" w:rsidR="00BE3F27" w:rsidRPr="003E6BAE" w:rsidRDefault="00BE3F27" w:rsidP="00BE3F27">
                              <w:pPr>
                                <w:pStyle w:val="Caption"/>
                                <w:rPr>
                                  <w:noProof/>
                                </w:rPr>
                              </w:pPr>
                              <w:r>
                                <w:t>ROC Curve for Big Airlines Logit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1CEB7" id="Text Box 44" o:spid="_x0000_s1030" type="#_x0000_t202" style="position:absolute;left:0;text-align:left;margin-left:36.4pt;margin-top:8.45pt;width:223.45pt;height:.05pt;z-index:-2516582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" stroked="f">
                  <v:textbox style="mso-fit-shape-to-text:t" inset="0,0,0,0">
                    <w:txbxContent>
                      <w:p w14:paraId="0B4AE44A" w14:textId="77777777" w:rsidR="00BE3F27" w:rsidRPr="003E6BAE" w:rsidRDefault="00BE3F27" w:rsidP="00BE3F27">
                        <w:pPr>
                          <w:pStyle w:val="Caption"/>
                          <w:rPr>
                            <w:noProof/>
                          </w:rPr>
                        </w:pPr>
                        <w:r>
                          <w:t>ROC Curve for Big Airlines Logit Model</w:t>
                        </w:r>
                      </w:p>
                    </w:txbxContent>
                  </v:textbox>
                  <w10:wrap type="tight"/>
                </v:shape>
              </w:pict>
            </mc:Fallback>
          </mc:AlternateContent>
        </w:r>
      </w:ins>
    </w:p>
    <w:p w14:paraId="4B73FCF1" w14:textId="77777777" w:rsidR="00BE3F27" w:rsidRDefault="00BE3F27" w:rsidP="00BE3F27">
      <w:pPr>
        <w:jc w:val="both"/>
        <w:rPr>
          <w:ins w:id="1554" w:author="Nguyen, Anh" w:date="2020-03-14T22:43:00Z"/>
        </w:rPr>
      </w:pPr>
    </w:p>
    <w:p w14:paraId="3BBB89FC" w14:textId="77777777" w:rsidR="00BE3F27" w:rsidRDefault="00BE3F27" w:rsidP="00BE3F27">
      <w:pPr>
        <w:jc w:val="both"/>
        <w:rPr>
          <w:ins w:id="1555" w:author="Nguyen, Anh" w:date="2020-03-14T22:43:00Z"/>
        </w:rPr>
      </w:pPr>
      <w:ins w:id="1556" w:author="Nguyen, Anh" w:date="2020-03-14T22:43:00Z">
        <w:r>
          <w:t xml:space="preserve"> </w:t>
        </w:r>
      </w:ins>
    </w:p>
    <w:p w14:paraId="24A9599F" w14:textId="77777777" w:rsidR="00BE3F27" w:rsidRDefault="00BE3F27" w:rsidP="00BE3F27">
      <w:pPr>
        <w:jc w:val="both"/>
        <w:rPr>
          <w:ins w:id="1557" w:author="Nguyen, Anh" w:date="2020-03-14T22:43:00Z"/>
        </w:rPr>
      </w:pPr>
    </w:p>
    <w:p w14:paraId="0FDFF0C5" w14:textId="77777777" w:rsidR="00BE3F27" w:rsidRDefault="00BE3F27" w:rsidP="00BE3F27">
      <w:pPr>
        <w:jc w:val="both"/>
        <w:rPr>
          <w:ins w:id="1558" w:author="Nguyen, Anh" w:date="2020-03-14T22:43:00Z"/>
        </w:rPr>
      </w:pPr>
    </w:p>
    <w:p w14:paraId="1D247E66" w14:textId="77777777" w:rsidR="00BE3F27" w:rsidRDefault="00BE3F27" w:rsidP="00BE3F27">
      <w:pPr>
        <w:jc w:val="both"/>
        <w:rPr>
          <w:ins w:id="1559" w:author="Nguyen, Anh" w:date="2020-03-14T22:43:00Z"/>
        </w:rPr>
      </w:pPr>
    </w:p>
    <w:p w14:paraId="69FC8D00" w14:textId="77777777" w:rsidR="002A6B50" w:rsidRDefault="002A6B50" w:rsidP="00BE3F27">
      <w:pPr>
        <w:jc w:val="both"/>
        <w:rPr>
          <w:ins w:id="1560" w:author="Nguyen, Anh" w:date="2020-03-14T22:44:00Z"/>
        </w:rPr>
      </w:pPr>
    </w:p>
    <w:p w14:paraId="4A7BF415" w14:textId="77777777" w:rsidR="00A951A2" w:rsidRPr="00A951A2" w:rsidRDefault="00A951A2">
      <w:pPr>
        <w:jc w:val="both"/>
        <w:rPr>
          <w:del w:id="1561" w:author="Ham, Yunee" w:date="2020-03-14T23:28:00Z"/>
        </w:rPr>
      </w:pPr>
    </w:p>
    <w:p w14:paraId="6BC0AB8E" w14:textId="77777777" w:rsidR="001D2827" w:rsidRDefault="001D2827" w:rsidP="001D2827">
      <w:pPr>
        <w:jc w:val="both"/>
        <w:rPr>
          <w:ins w:id="1562" w:author="Ham, Yunee" w:date="2020-03-14T23:28:00Z"/>
        </w:rPr>
      </w:pPr>
    </w:p>
    <w:p w14:paraId="1C11D7D0" w14:textId="77777777" w:rsidR="00BE3F27" w:rsidRPr="002C4338" w:rsidRDefault="00BE3F27" w:rsidP="00CD08F7">
      <w:pPr>
        <w:jc w:val="both"/>
        <w:rPr>
          <w:ins w:id="1563" w:author="Nguyen, Anh" w:date="2020-03-14T22:43:00Z"/>
        </w:rPr>
      </w:pPr>
      <w:ins w:id="1564" w:author="Nguyen, Anh" w:date="2020-03-14T22:43:00Z">
        <w:r>
          <w:t xml:space="preserve">Between </w:t>
        </w:r>
        <w:commentRangeStart w:id="1565"/>
        <w:r>
          <w:t xml:space="preserve">big </w:t>
        </w:r>
        <w:commentRangeEnd w:id="1565"/>
        <w:r>
          <w:rPr>
            <w:rStyle w:val="CommentReference"/>
          </w:rPr>
          <w:commentReference w:id="1565"/>
        </w:r>
        <w:r>
          <w:t xml:space="preserve">airlines (Korean Air and Asiana Airlines vs others) logit and decision tree model comparison, logit model’s AUC score is approximately 0.02 higher than the decision tree model. Hence, logit model appears to be a better descriptive model than decision tree. </w:t>
        </w:r>
      </w:ins>
    </w:p>
    <w:p w14:paraId="73910859" w14:textId="77777777" w:rsidR="00BE3F27" w:rsidRPr="002C4338" w:rsidRDefault="00BE3F27" w:rsidP="00BE3F27">
      <w:pPr>
        <w:jc w:val="both"/>
        <w:rPr>
          <w:ins w:id="1566" w:author="Nguyen, Anh" w:date="2020-03-14T22:43:00Z"/>
        </w:rPr>
      </w:pPr>
    </w:p>
    <w:p w14:paraId="4150639E" w14:textId="77777777" w:rsidR="00D503D3" w:rsidRDefault="00D503D3" w:rsidP="00BE3F27">
      <w:pPr>
        <w:rPr>
          <w:ins w:id="1567" w:author="Ham, Yunee" w:date="2020-03-14T22:52:00Z"/>
          <w:del w:id="1568" w:author="Nguyen, Anh" w:date="2020-03-14T22:55:00Z"/>
          <w:b/>
          <w:bCs/>
          <w:u w:val="single"/>
        </w:rPr>
      </w:pPr>
    </w:p>
    <w:p w14:paraId="625A532A" w14:textId="77777777" w:rsidR="00D503D3" w:rsidRDefault="00D503D3" w:rsidP="00BE3F27">
      <w:pPr>
        <w:rPr>
          <w:ins w:id="1569" w:author="Ham, Yunee" w:date="2020-03-14T22:52:00Z"/>
          <w:del w:id="1570" w:author="Nguyen, Anh" w:date="2020-03-14T22:55:00Z"/>
          <w:b/>
          <w:bCs/>
          <w:u w:val="single"/>
        </w:rPr>
      </w:pPr>
    </w:p>
    <w:p w14:paraId="22415861" w14:textId="77777777" w:rsidR="00D503D3" w:rsidRDefault="00D503D3" w:rsidP="00BE3F27">
      <w:pPr>
        <w:rPr>
          <w:ins w:id="1571" w:author="Ham, Yunee" w:date="2020-03-14T22:52:00Z"/>
          <w:del w:id="1572" w:author="Nguyen, Anh" w:date="2020-03-14T22:55:00Z"/>
          <w:b/>
          <w:bCs/>
          <w:u w:val="single"/>
        </w:rPr>
      </w:pPr>
    </w:p>
    <w:p w14:paraId="214141EB" w14:textId="77777777" w:rsidR="00BE3F27" w:rsidRPr="00C63CE1" w:rsidRDefault="00BE3F27" w:rsidP="00BE3F27">
      <w:pPr>
        <w:rPr>
          <w:ins w:id="1573" w:author="Nguyen, Anh" w:date="2020-03-14T22:43:00Z"/>
          <w:b/>
          <w:bCs/>
          <w:u w:val="single"/>
        </w:rPr>
      </w:pPr>
      <w:ins w:id="1574" w:author="Nguyen, Anh" w:date="2020-03-14T22:43:00Z">
        <w:r w:rsidRPr="00C63CE1">
          <w:rPr>
            <w:b/>
            <w:bCs/>
            <w:u w:val="single"/>
          </w:rPr>
          <w:t>Confusion Matrix Comparison – Air</w:t>
        </w:r>
        <w:r>
          <w:rPr>
            <w:b/>
            <w:bCs/>
            <w:u w:val="single"/>
          </w:rPr>
          <w:t xml:space="preserve">line </w:t>
        </w:r>
        <w:r w:rsidRPr="00C63CE1">
          <w:rPr>
            <w:b/>
            <w:bCs/>
            <w:u w:val="single"/>
          </w:rPr>
          <w:t>Choice Model</w:t>
        </w:r>
        <w:r>
          <w:rPr>
            <w:b/>
            <w:bCs/>
            <w:u w:val="single"/>
          </w:rPr>
          <w:t xml:space="preserve"> 2</w:t>
        </w:r>
      </w:ins>
    </w:p>
    <w:tbl>
      <w:tblPr>
        <w:tblStyle w:val="TableGrid"/>
        <w:tblpPr w:leftFromText="180" w:rightFromText="180" w:vertAnchor="text" w:horzAnchor="page" w:tblpX="2210" w:tblpY="197"/>
        <w:tblW w:w="3807" w:type="dxa"/>
        <w:tblLook w:val="04A0" w:firstRow="1" w:lastRow="0" w:firstColumn="1" w:lastColumn="0" w:noHBand="0" w:noVBand="1"/>
      </w:tblPr>
      <w:tblGrid>
        <w:gridCol w:w="1952"/>
        <w:gridCol w:w="1855"/>
      </w:tblGrid>
      <w:tr w:rsidR="00BE3F27" w:rsidRPr="00602EDC" w14:paraId="64D1903B" w14:textId="77777777" w:rsidTr="00E73AC0">
        <w:trPr>
          <w:trHeight w:val="242"/>
          <w:ins w:id="1575" w:author="Nguyen, Anh" w:date="2020-03-14T22:43:00Z"/>
        </w:trPr>
        <w:tc>
          <w:tcPr>
            <w:tcW w:w="3807" w:type="dxa"/>
            <w:gridSpan w:val="2"/>
            <w:shd w:val="clear" w:color="auto" w:fill="000000" w:themeFill="text1"/>
          </w:tcPr>
          <w:p w14:paraId="5F8AA465" w14:textId="595EE457" w:rsidR="00BE3F27" w:rsidRPr="00602EDC" w:rsidRDefault="00BE3F27" w:rsidP="00E73AC0">
            <w:pPr>
              <w:jc w:val="both"/>
              <w:rPr>
                <w:ins w:id="1576" w:author="Nguyen, Anh" w:date="2020-03-14T22:43:00Z"/>
                <w:rFonts w:ascii="Times" w:hAnsi="Times"/>
                <w:bCs/>
                <w:sz w:val="20"/>
                <w:szCs w:val="20"/>
              </w:rPr>
            </w:pPr>
            <w:ins w:id="1577" w:author="Nguyen, Anh" w:date="2020-03-14T22:43:00Z">
              <w:r>
                <w:rPr>
                  <w:rFonts w:ascii="Times" w:hAnsi="Times"/>
                  <w:bCs/>
                  <w:sz w:val="20"/>
                  <w:szCs w:val="20"/>
                </w:rPr>
                <w:t xml:space="preserve">Confusion Matrix – Arline choice model </w:t>
              </w:r>
              <w:r w:rsidR="00F63511">
                <w:rPr>
                  <w:rFonts w:ascii="Times" w:hAnsi="Times"/>
                  <w:bCs/>
                  <w:sz w:val="20"/>
                  <w:szCs w:val="20"/>
                </w:rPr>
                <w:t>1</w:t>
              </w:r>
              <w:r>
                <w:rPr>
                  <w:rFonts w:ascii="Times" w:hAnsi="Times"/>
                  <w:bCs/>
                  <w:sz w:val="20"/>
                  <w:szCs w:val="20"/>
                </w:rPr>
                <w:t xml:space="preserve">: </w:t>
              </w:r>
              <w:r>
                <w:rPr>
                  <w:rFonts w:ascii="Times" w:hAnsi="Times"/>
                  <w:b/>
                  <w:sz w:val="20"/>
                  <w:szCs w:val="20"/>
                </w:rPr>
                <w:t xml:space="preserve">Logistic Regression Model </w:t>
              </w:r>
              <w:del w:id="1578" w:author="Ham, Yunee" w:date="2020-03-14T23:48:00Z">
                <w:r w:rsidR="00F63511">
                  <w:rPr>
                    <w:rFonts w:ascii="Times" w:hAnsi="Times"/>
                    <w:b/>
                    <w:sz w:val="20"/>
                    <w:szCs w:val="20"/>
                  </w:rPr>
                  <w:delText>1</w:delText>
                </w:r>
              </w:del>
            </w:ins>
          </w:p>
        </w:tc>
      </w:tr>
      <w:tr w:rsidR="00BE3F27" w:rsidRPr="00602EDC" w14:paraId="7A160D71" w14:textId="77777777" w:rsidTr="00E73AC0">
        <w:trPr>
          <w:trHeight w:val="242"/>
          <w:ins w:id="1579" w:author="Nguyen, Anh" w:date="2020-03-14T22:43:00Z"/>
        </w:trPr>
        <w:tc>
          <w:tcPr>
            <w:tcW w:w="1952" w:type="dxa"/>
          </w:tcPr>
          <w:p w14:paraId="56970398" w14:textId="77777777" w:rsidR="00BE3F27" w:rsidRPr="00602EDC" w:rsidRDefault="00BE3F27" w:rsidP="00E73AC0">
            <w:pPr>
              <w:jc w:val="both"/>
              <w:rPr>
                <w:ins w:id="1580" w:author="Nguyen, Anh" w:date="2020-03-14T22:43:00Z"/>
                <w:rFonts w:ascii="Times" w:hAnsi="Times"/>
                <w:bCs/>
                <w:sz w:val="20"/>
                <w:szCs w:val="20"/>
              </w:rPr>
            </w:pPr>
            <w:ins w:id="1581" w:author="Nguyen, Anh" w:date="2020-03-14T22:43:00Z">
              <w:r>
                <w:t xml:space="preserve">Accuracy Rate </w:t>
              </w:r>
            </w:ins>
          </w:p>
        </w:tc>
        <w:tc>
          <w:tcPr>
            <w:tcW w:w="1854" w:type="dxa"/>
          </w:tcPr>
          <w:p w14:paraId="7A71C817" w14:textId="77777777" w:rsidR="00BE3F27" w:rsidRPr="00602EDC" w:rsidRDefault="00BE3F27" w:rsidP="00E73AC0">
            <w:pPr>
              <w:jc w:val="both"/>
              <w:rPr>
                <w:ins w:id="1582" w:author="Nguyen, Anh" w:date="2020-03-14T22:43:00Z"/>
                <w:rFonts w:ascii="Times" w:hAnsi="Times"/>
                <w:bCs/>
                <w:sz w:val="20"/>
                <w:szCs w:val="20"/>
              </w:rPr>
            </w:pPr>
            <w:ins w:id="1583" w:author="Nguyen, Anh" w:date="2020-03-14T22:43:00Z">
              <w:r>
                <w:rPr>
                  <w:rFonts w:ascii="Times" w:hAnsi="Times"/>
                  <w:bCs/>
                  <w:sz w:val="20"/>
                  <w:szCs w:val="20"/>
                </w:rPr>
                <w:t>57%</w:t>
              </w:r>
            </w:ins>
          </w:p>
        </w:tc>
      </w:tr>
      <w:tr w:rsidR="00BE3F27" w:rsidRPr="00602EDC" w14:paraId="541084C7" w14:textId="77777777" w:rsidTr="00E73AC0">
        <w:trPr>
          <w:trHeight w:val="242"/>
          <w:ins w:id="1584" w:author="Nguyen, Anh" w:date="2020-03-14T22:43:00Z"/>
        </w:trPr>
        <w:tc>
          <w:tcPr>
            <w:tcW w:w="1952" w:type="dxa"/>
          </w:tcPr>
          <w:p w14:paraId="3B0EA841" w14:textId="77777777" w:rsidR="00BE3F27" w:rsidRPr="00602EDC" w:rsidRDefault="00BE3F27" w:rsidP="00E73AC0">
            <w:pPr>
              <w:jc w:val="both"/>
              <w:rPr>
                <w:ins w:id="1585" w:author="Nguyen, Anh" w:date="2020-03-14T22:43:00Z"/>
                <w:rFonts w:ascii="Times" w:hAnsi="Times"/>
                <w:bCs/>
                <w:sz w:val="20"/>
                <w:szCs w:val="20"/>
              </w:rPr>
            </w:pPr>
            <w:ins w:id="1586" w:author="Nguyen, Anh" w:date="2020-03-14T22:43:00Z">
              <w:r>
                <w:t xml:space="preserve">Recall Rate </w:t>
              </w:r>
            </w:ins>
          </w:p>
        </w:tc>
        <w:tc>
          <w:tcPr>
            <w:tcW w:w="1854" w:type="dxa"/>
          </w:tcPr>
          <w:p w14:paraId="3C59975C" w14:textId="77777777" w:rsidR="00BE3F27" w:rsidRPr="00602EDC" w:rsidRDefault="00BE3F27" w:rsidP="00E73AC0">
            <w:pPr>
              <w:jc w:val="both"/>
              <w:rPr>
                <w:ins w:id="1587" w:author="Nguyen, Anh" w:date="2020-03-14T22:43:00Z"/>
                <w:rFonts w:ascii="Times" w:hAnsi="Times"/>
                <w:bCs/>
                <w:sz w:val="20"/>
                <w:szCs w:val="20"/>
              </w:rPr>
            </w:pPr>
            <w:ins w:id="1588" w:author="Nguyen, Anh" w:date="2020-03-14T22:43:00Z">
              <w:r>
                <w:rPr>
                  <w:rFonts w:ascii="Times" w:hAnsi="Times"/>
                  <w:bCs/>
                  <w:sz w:val="20"/>
                  <w:szCs w:val="20"/>
                </w:rPr>
                <w:t>57%</w:t>
              </w:r>
            </w:ins>
          </w:p>
        </w:tc>
      </w:tr>
      <w:tr w:rsidR="00BE3F27" w:rsidRPr="00602EDC" w14:paraId="314C4C8D" w14:textId="77777777" w:rsidTr="00E73AC0">
        <w:trPr>
          <w:trHeight w:val="242"/>
          <w:ins w:id="1589" w:author="Nguyen, Anh" w:date="2020-03-14T22:43:00Z"/>
        </w:trPr>
        <w:tc>
          <w:tcPr>
            <w:tcW w:w="1952" w:type="dxa"/>
          </w:tcPr>
          <w:p w14:paraId="18C2B6C3" w14:textId="77777777" w:rsidR="00BE3F27" w:rsidRPr="00602EDC" w:rsidRDefault="00BE3F27" w:rsidP="00E73AC0">
            <w:pPr>
              <w:jc w:val="both"/>
              <w:rPr>
                <w:ins w:id="1590" w:author="Nguyen, Anh" w:date="2020-03-14T22:43:00Z"/>
                <w:rFonts w:ascii="Times" w:hAnsi="Times"/>
                <w:bCs/>
                <w:sz w:val="20"/>
                <w:szCs w:val="20"/>
              </w:rPr>
            </w:pPr>
            <w:ins w:id="1591" w:author="Nguyen, Anh" w:date="2020-03-14T22:43:00Z">
              <w:r>
                <w:t xml:space="preserve">Precision Rate </w:t>
              </w:r>
            </w:ins>
          </w:p>
        </w:tc>
        <w:tc>
          <w:tcPr>
            <w:tcW w:w="1854" w:type="dxa"/>
          </w:tcPr>
          <w:p w14:paraId="00EA22F9" w14:textId="77777777" w:rsidR="00BE3F27" w:rsidRPr="00602EDC" w:rsidRDefault="00BE3F27" w:rsidP="00E73AC0">
            <w:pPr>
              <w:jc w:val="both"/>
              <w:rPr>
                <w:ins w:id="1592" w:author="Nguyen, Anh" w:date="2020-03-14T22:43:00Z"/>
                <w:rFonts w:ascii="Times" w:hAnsi="Times"/>
                <w:bCs/>
                <w:sz w:val="20"/>
                <w:szCs w:val="20"/>
              </w:rPr>
            </w:pPr>
            <w:ins w:id="1593" w:author="Nguyen, Anh" w:date="2020-03-14T22:43:00Z">
              <w:r>
                <w:rPr>
                  <w:rFonts w:ascii="Times" w:hAnsi="Times"/>
                  <w:bCs/>
                  <w:sz w:val="20"/>
                  <w:szCs w:val="20"/>
                </w:rPr>
                <w:t>65%</w:t>
              </w:r>
            </w:ins>
          </w:p>
        </w:tc>
      </w:tr>
    </w:tbl>
    <w:tbl>
      <w:tblPr>
        <w:tblStyle w:val="TableGrid"/>
        <w:tblpPr w:leftFromText="180" w:rightFromText="180" w:vertAnchor="text" w:horzAnchor="page" w:tblpX="6640" w:tblpY="103"/>
        <w:tblW w:w="3732" w:type="dxa"/>
        <w:tblLook w:val="04A0" w:firstRow="1" w:lastRow="0" w:firstColumn="1" w:lastColumn="0" w:noHBand="0" w:noVBand="1"/>
      </w:tblPr>
      <w:tblGrid>
        <w:gridCol w:w="2418"/>
        <w:gridCol w:w="1314"/>
      </w:tblGrid>
      <w:tr w:rsidR="00BE3F27" w:rsidRPr="00602EDC" w14:paraId="3CA4D565" w14:textId="77777777" w:rsidTr="00E73AC0">
        <w:trPr>
          <w:trHeight w:val="306"/>
          <w:ins w:id="1594" w:author="Nguyen, Anh" w:date="2020-03-14T22:43:00Z"/>
        </w:trPr>
        <w:tc>
          <w:tcPr>
            <w:tcW w:w="3732" w:type="dxa"/>
            <w:gridSpan w:val="2"/>
            <w:shd w:val="clear" w:color="auto" w:fill="000000" w:themeFill="text1"/>
          </w:tcPr>
          <w:p w14:paraId="57218980" w14:textId="3D21BF5C" w:rsidR="00BE3F27" w:rsidRPr="00602EDC" w:rsidRDefault="00BE3F27" w:rsidP="00E73AC0">
            <w:pPr>
              <w:jc w:val="both"/>
              <w:rPr>
                <w:ins w:id="1595" w:author="Nguyen, Anh" w:date="2020-03-14T22:43:00Z"/>
                <w:rFonts w:ascii="Times" w:hAnsi="Times"/>
                <w:bCs/>
                <w:sz w:val="20"/>
                <w:szCs w:val="20"/>
              </w:rPr>
            </w:pPr>
            <w:ins w:id="1596" w:author="Nguyen, Anh" w:date="2020-03-14T22:43:00Z">
              <w:r>
                <w:rPr>
                  <w:rFonts w:ascii="Times" w:hAnsi="Times"/>
                  <w:bCs/>
                  <w:sz w:val="20"/>
                  <w:szCs w:val="20"/>
                </w:rPr>
                <w:t xml:space="preserve">Confusion Matrix – Arline choice model </w:t>
              </w:r>
              <w:r w:rsidR="00F63511">
                <w:rPr>
                  <w:rFonts w:ascii="Times" w:hAnsi="Times"/>
                  <w:bCs/>
                  <w:sz w:val="20"/>
                  <w:szCs w:val="20"/>
                </w:rPr>
                <w:t>1</w:t>
              </w:r>
              <w:r>
                <w:rPr>
                  <w:rFonts w:ascii="Times" w:hAnsi="Times"/>
                  <w:bCs/>
                  <w:sz w:val="20"/>
                  <w:szCs w:val="20"/>
                </w:rPr>
                <w:t xml:space="preserve">: </w:t>
              </w:r>
              <w:r>
                <w:rPr>
                  <w:rFonts w:ascii="Times" w:hAnsi="Times"/>
                  <w:b/>
                  <w:sz w:val="20"/>
                  <w:szCs w:val="20"/>
                </w:rPr>
                <w:t xml:space="preserve">Decision Tree Model  </w:t>
              </w:r>
              <w:r>
                <w:rPr>
                  <w:rFonts w:ascii="Times" w:hAnsi="Times"/>
                  <w:bCs/>
                  <w:sz w:val="20"/>
                  <w:szCs w:val="20"/>
                </w:rPr>
                <w:t xml:space="preserve"> </w:t>
              </w:r>
            </w:ins>
          </w:p>
        </w:tc>
      </w:tr>
      <w:tr w:rsidR="00BE3F27" w:rsidRPr="00602EDC" w14:paraId="7235190A" w14:textId="77777777" w:rsidTr="00E73AC0">
        <w:trPr>
          <w:trHeight w:val="306"/>
          <w:ins w:id="1597" w:author="Nguyen, Anh" w:date="2020-03-14T22:43:00Z"/>
        </w:trPr>
        <w:tc>
          <w:tcPr>
            <w:tcW w:w="2418" w:type="dxa"/>
          </w:tcPr>
          <w:p w14:paraId="1A9B566A" w14:textId="77777777" w:rsidR="00BE3F27" w:rsidRPr="00602EDC" w:rsidRDefault="00BE3F27" w:rsidP="00E73AC0">
            <w:pPr>
              <w:jc w:val="both"/>
              <w:rPr>
                <w:ins w:id="1598" w:author="Nguyen, Anh" w:date="2020-03-14T22:43:00Z"/>
                <w:rFonts w:ascii="Times" w:hAnsi="Times"/>
                <w:bCs/>
                <w:sz w:val="20"/>
                <w:szCs w:val="20"/>
              </w:rPr>
            </w:pPr>
            <w:ins w:id="1599" w:author="Nguyen, Anh" w:date="2020-03-14T22:43:00Z">
              <w:r>
                <w:t xml:space="preserve">Accuracy Rate </w:t>
              </w:r>
            </w:ins>
          </w:p>
        </w:tc>
        <w:tc>
          <w:tcPr>
            <w:tcW w:w="1314" w:type="dxa"/>
          </w:tcPr>
          <w:p w14:paraId="544EE85D" w14:textId="77777777" w:rsidR="00BE3F27" w:rsidRPr="00602EDC" w:rsidRDefault="00BE3F27" w:rsidP="00E73AC0">
            <w:pPr>
              <w:jc w:val="both"/>
              <w:rPr>
                <w:ins w:id="1600" w:author="Nguyen, Anh" w:date="2020-03-14T22:43:00Z"/>
                <w:rFonts w:ascii="Times" w:hAnsi="Times"/>
                <w:bCs/>
                <w:sz w:val="20"/>
                <w:szCs w:val="20"/>
              </w:rPr>
            </w:pPr>
            <w:ins w:id="1601" w:author="Nguyen, Anh" w:date="2020-03-14T22:43:00Z">
              <w:r>
                <w:t>67%</w:t>
              </w:r>
            </w:ins>
          </w:p>
        </w:tc>
      </w:tr>
      <w:tr w:rsidR="00BE3F27" w:rsidRPr="00602EDC" w14:paraId="546177BE" w14:textId="77777777" w:rsidTr="00E73AC0">
        <w:trPr>
          <w:trHeight w:val="220"/>
          <w:ins w:id="1602" w:author="Nguyen, Anh" w:date="2020-03-14T22:43:00Z"/>
        </w:trPr>
        <w:tc>
          <w:tcPr>
            <w:tcW w:w="2418" w:type="dxa"/>
          </w:tcPr>
          <w:p w14:paraId="7A0E8BFE" w14:textId="77777777" w:rsidR="00BE3F27" w:rsidRPr="00602EDC" w:rsidRDefault="00BE3F27" w:rsidP="00E73AC0">
            <w:pPr>
              <w:jc w:val="both"/>
              <w:rPr>
                <w:ins w:id="1603" w:author="Nguyen, Anh" w:date="2020-03-14T22:43:00Z"/>
                <w:rFonts w:ascii="Times" w:hAnsi="Times"/>
                <w:bCs/>
                <w:sz w:val="20"/>
                <w:szCs w:val="20"/>
              </w:rPr>
            </w:pPr>
            <w:ins w:id="1604" w:author="Nguyen, Anh" w:date="2020-03-14T22:43:00Z">
              <w:r>
                <w:t xml:space="preserve">Recall Rate </w:t>
              </w:r>
            </w:ins>
          </w:p>
        </w:tc>
        <w:tc>
          <w:tcPr>
            <w:tcW w:w="1314" w:type="dxa"/>
          </w:tcPr>
          <w:p w14:paraId="1B1D76C1" w14:textId="77777777" w:rsidR="00BE3F27" w:rsidRPr="00602EDC" w:rsidRDefault="00BE3F27" w:rsidP="00E73AC0">
            <w:pPr>
              <w:jc w:val="both"/>
              <w:rPr>
                <w:ins w:id="1605" w:author="Nguyen, Anh" w:date="2020-03-14T22:43:00Z"/>
                <w:rFonts w:ascii="Times" w:hAnsi="Times"/>
                <w:bCs/>
                <w:sz w:val="20"/>
                <w:szCs w:val="20"/>
              </w:rPr>
            </w:pPr>
            <w:ins w:id="1606" w:author="Nguyen, Anh" w:date="2020-03-14T22:43:00Z">
              <w:r>
                <w:t xml:space="preserve">75% </w:t>
              </w:r>
            </w:ins>
          </w:p>
        </w:tc>
      </w:tr>
      <w:tr w:rsidR="00BE3F27" w:rsidRPr="00602EDC" w14:paraId="3C6737BC" w14:textId="77777777" w:rsidTr="00E73AC0">
        <w:trPr>
          <w:trHeight w:val="187"/>
          <w:ins w:id="1607" w:author="Nguyen, Anh" w:date="2020-03-14T22:43:00Z"/>
        </w:trPr>
        <w:tc>
          <w:tcPr>
            <w:tcW w:w="2418" w:type="dxa"/>
          </w:tcPr>
          <w:p w14:paraId="3A3BA59E" w14:textId="77777777" w:rsidR="00BE3F27" w:rsidRPr="00602EDC" w:rsidRDefault="00BE3F27" w:rsidP="00E73AC0">
            <w:pPr>
              <w:jc w:val="both"/>
              <w:rPr>
                <w:ins w:id="1608" w:author="Nguyen, Anh" w:date="2020-03-14T22:43:00Z"/>
                <w:rFonts w:ascii="Times" w:hAnsi="Times"/>
                <w:bCs/>
                <w:sz w:val="20"/>
                <w:szCs w:val="20"/>
              </w:rPr>
            </w:pPr>
            <w:ins w:id="1609" w:author="Nguyen, Anh" w:date="2020-03-14T22:43:00Z">
              <w:r>
                <w:t xml:space="preserve">Precision Rate </w:t>
              </w:r>
            </w:ins>
          </w:p>
        </w:tc>
        <w:tc>
          <w:tcPr>
            <w:tcW w:w="1314" w:type="dxa"/>
          </w:tcPr>
          <w:p w14:paraId="1D4D5FF7" w14:textId="77777777" w:rsidR="00BE3F27" w:rsidRPr="00602EDC" w:rsidRDefault="00BE3F27" w:rsidP="00E73AC0">
            <w:pPr>
              <w:jc w:val="both"/>
              <w:rPr>
                <w:ins w:id="1610" w:author="Nguyen, Anh" w:date="2020-03-14T22:43:00Z"/>
                <w:rFonts w:ascii="Times" w:hAnsi="Times"/>
                <w:bCs/>
                <w:sz w:val="20"/>
                <w:szCs w:val="20"/>
              </w:rPr>
            </w:pPr>
            <w:ins w:id="1611" w:author="Nguyen, Anh" w:date="2020-03-14T22:43:00Z">
              <w:r>
                <w:t>86%</w:t>
              </w:r>
            </w:ins>
          </w:p>
        </w:tc>
      </w:tr>
    </w:tbl>
    <w:p w14:paraId="5ED1F931" w14:textId="77777777" w:rsidR="00BE3F27" w:rsidRDefault="00BE3F27" w:rsidP="00BE3F27">
      <w:pPr>
        <w:jc w:val="left"/>
        <w:rPr>
          <w:ins w:id="1612" w:author="Nguyen, Anh" w:date="2020-03-14T22:43:00Z"/>
        </w:rPr>
      </w:pPr>
    </w:p>
    <w:p w14:paraId="3851BB19" w14:textId="77777777" w:rsidR="00BE3F27" w:rsidRDefault="00BE3F27" w:rsidP="00BE3F27">
      <w:pPr>
        <w:jc w:val="left"/>
        <w:rPr>
          <w:ins w:id="1613" w:author="Nguyen, Anh" w:date="2020-03-14T22:43:00Z"/>
        </w:rPr>
      </w:pPr>
    </w:p>
    <w:p w14:paraId="32836FF2" w14:textId="77777777" w:rsidR="00BE3F27" w:rsidRDefault="00BE3F27" w:rsidP="00BE3F27">
      <w:pPr>
        <w:jc w:val="left"/>
        <w:rPr>
          <w:ins w:id="1614" w:author="Nguyen, Anh" w:date="2020-03-14T22:43:00Z"/>
        </w:rPr>
      </w:pPr>
    </w:p>
    <w:p w14:paraId="776A63CA" w14:textId="77777777" w:rsidR="00BE3F27" w:rsidRDefault="00BE3F27" w:rsidP="00BE3F27">
      <w:pPr>
        <w:jc w:val="left"/>
        <w:rPr>
          <w:ins w:id="1615" w:author="Nguyen, Anh" w:date="2020-03-14T22:43:00Z"/>
        </w:rPr>
      </w:pPr>
    </w:p>
    <w:p w14:paraId="47832429" w14:textId="77777777" w:rsidR="00BE3F27" w:rsidRDefault="00BE3F27" w:rsidP="00BE3F27">
      <w:pPr>
        <w:jc w:val="left"/>
        <w:rPr>
          <w:ins w:id="1616" w:author="Nguyen, Anh" w:date="2020-03-14T22:43:00Z"/>
        </w:rPr>
      </w:pPr>
    </w:p>
    <w:p w14:paraId="0296670B" w14:textId="77777777" w:rsidR="00BE3F27" w:rsidRPr="00E302ED" w:rsidRDefault="00BE3F27" w:rsidP="000956A5">
      <w:pPr>
        <w:jc w:val="left"/>
        <w:rPr>
          <w:ins w:id="1617" w:author="Nguyen, Anh" w:date="2020-03-14T22:43:00Z"/>
          <w:del w:id="1618" w:author="Ham, Yunee" w:date="2020-03-14T23:29:00Z"/>
          <w:b/>
          <w:bCs/>
          <w:u w:val="single"/>
          <w:rPrChange w:id="1619" w:author="Nguyen, Anh" w:date="2020-03-14T16:58:00Z">
            <w:rPr>
              <w:ins w:id="1620" w:author="Nguyen, Anh" w:date="2020-03-14T22:43:00Z"/>
              <w:del w:id="1621" w:author="Ham, Yunee" w:date="2020-03-14T23:29:00Z"/>
            </w:rPr>
          </w:rPrChange>
        </w:rPr>
      </w:pPr>
    </w:p>
    <w:p w14:paraId="48EB6A89" w14:textId="77777777" w:rsidR="00E302ED" w:rsidRPr="001D2827" w:rsidRDefault="00E302ED" w:rsidP="000956A5">
      <w:pPr>
        <w:jc w:val="left"/>
        <w:rPr>
          <w:ins w:id="1622" w:author="Nguyen, Anh" w:date="2020-03-14T16:58:00Z"/>
          <w:del w:id="1623" w:author="Ham, Yunee" w:date="2020-03-14T23:28:00Z"/>
          <w:sz w:val="40"/>
          <w:szCs w:val="40"/>
          <w:rPrChange w:id="1624" w:author="Ham, Yunee" w:date="2020-03-14T23:30:00Z">
            <w:rPr>
              <w:ins w:id="1625" w:author="Nguyen, Anh" w:date="2020-03-14T16:58:00Z"/>
              <w:del w:id="1626" w:author="Ham, Yunee" w:date="2020-03-14T23:28:00Z"/>
            </w:rPr>
          </w:rPrChange>
        </w:rPr>
      </w:pPr>
    </w:p>
    <w:p w14:paraId="307BF1CA" w14:textId="77777777" w:rsidR="00BE3F27" w:rsidRDefault="00BE3F27" w:rsidP="002E0DEB">
      <w:pPr>
        <w:jc w:val="left"/>
        <w:rPr>
          <w:del w:id="1627" w:author="Ham, Yunee" w:date="2020-03-14T22:52:00Z"/>
        </w:rPr>
      </w:pPr>
    </w:p>
    <w:p w14:paraId="53B10768" w14:textId="77777777" w:rsidR="00A3789D" w:rsidRDefault="00A3789D" w:rsidP="002E0DEB">
      <w:pPr>
        <w:jc w:val="left"/>
        <w:rPr>
          <w:ins w:id="1628" w:author="Nguyen, Anh" w:date="2020-03-14T22:55:00Z"/>
          <w:del w:id="1629" w:author="Ham, Yunee" w:date="2020-03-14T23:28:00Z"/>
        </w:rPr>
      </w:pPr>
    </w:p>
    <w:p w14:paraId="3E11F34A" w14:textId="77777777" w:rsidR="00A3789D" w:rsidRDefault="00A3789D" w:rsidP="002E0DEB">
      <w:pPr>
        <w:jc w:val="left"/>
        <w:rPr>
          <w:ins w:id="1630" w:author="Nguyen, Anh" w:date="2020-03-14T22:55:00Z"/>
          <w:del w:id="1631" w:author="Ham, Yunee" w:date="2020-03-14T23:28:00Z"/>
        </w:rPr>
      </w:pPr>
    </w:p>
    <w:p w14:paraId="33132680" w14:textId="77777777" w:rsidR="00A3789D" w:rsidRDefault="00A3789D" w:rsidP="002E0DEB">
      <w:pPr>
        <w:jc w:val="left"/>
        <w:rPr>
          <w:ins w:id="1632" w:author="Nguyen, Anh" w:date="2020-03-14T22:55:00Z"/>
          <w:del w:id="1633" w:author="Ham, Yunee" w:date="2020-03-14T23:28:00Z"/>
        </w:rPr>
      </w:pPr>
    </w:p>
    <w:p w14:paraId="3E531375" w14:textId="77777777" w:rsidR="00A3789D" w:rsidRDefault="00A3789D" w:rsidP="002E0DEB">
      <w:pPr>
        <w:jc w:val="left"/>
        <w:rPr>
          <w:ins w:id="1634" w:author="Nguyen, Anh" w:date="2020-03-14T22:55:00Z"/>
          <w:del w:id="1635" w:author="Ham, Yunee" w:date="2020-03-14T23:28:00Z"/>
        </w:rPr>
      </w:pPr>
    </w:p>
    <w:p w14:paraId="596066A8" w14:textId="77777777" w:rsidR="00A3789D" w:rsidRDefault="00A3789D" w:rsidP="002E0DEB">
      <w:pPr>
        <w:jc w:val="left"/>
        <w:rPr>
          <w:ins w:id="1636" w:author="Nguyen, Anh" w:date="2020-03-14T22:55:00Z"/>
          <w:del w:id="1637" w:author="Ham, Yunee" w:date="2020-03-14T23:28:00Z"/>
        </w:rPr>
      </w:pPr>
    </w:p>
    <w:p w14:paraId="0C612CE6" w14:textId="77777777" w:rsidR="00A3789D" w:rsidRDefault="00A3789D" w:rsidP="002E0DEB">
      <w:pPr>
        <w:jc w:val="left"/>
        <w:rPr>
          <w:ins w:id="1638" w:author="Nguyen, Anh" w:date="2020-03-14T22:55:00Z"/>
          <w:del w:id="1639" w:author="Ham, Yunee" w:date="2020-03-14T23:28:00Z"/>
        </w:rPr>
      </w:pPr>
    </w:p>
    <w:p w14:paraId="7BF70BBC" w14:textId="77777777" w:rsidR="00A3789D" w:rsidRDefault="00A3789D" w:rsidP="002E0DEB">
      <w:pPr>
        <w:jc w:val="left"/>
        <w:rPr>
          <w:ins w:id="1640" w:author="Nguyen, Anh" w:date="2020-03-14T22:55:00Z"/>
          <w:del w:id="1641" w:author="Ham, Yunee" w:date="2020-03-14T23:28:00Z"/>
        </w:rPr>
      </w:pPr>
    </w:p>
    <w:p w14:paraId="34093301" w14:textId="77777777" w:rsidR="00A3789D" w:rsidRDefault="00A3789D" w:rsidP="002E0DEB">
      <w:pPr>
        <w:jc w:val="left"/>
        <w:rPr>
          <w:ins w:id="1642" w:author="Nguyen, Anh" w:date="2020-03-14T22:55:00Z"/>
          <w:del w:id="1643" w:author="Ham, Yunee" w:date="2020-03-14T23:28:00Z"/>
        </w:rPr>
      </w:pPr>
    </w:p>
    <w:p w14:paraId="7D03958B" w14:textId="77777777" w:rsidR="00A3789D" w:rsidRDefault="00A3789D" w:rsidP="002E0DEB">
      <w:pPr>
        <w:jc w:val="left"/>
        <w:rPr>
          <w:ins w:id="1644" w:author="Nguyen, Anh" w:date="2020-03-14T22:55:00Z"/>
          <w:del w:id="1645" w:author="Ham, Yunee" w:date="2020-03-14T23:28:00Z"/>
        </w:rPr>
      </w:pPr>
    </w:p>
    <w:p w14:paraId="02DBE838" w14:textId="77777777" w:rsidR="00A3789D" w:rsidRDefault="00A3789D" w:rsidP="002E0DEB">
      <w:pPr>
        <w:jc w:val="left"/>
        <w:rPr>
          <w:ins w:id="1646" w:author="Nguyen, Anh" w:date="2020-03-14T22:55:00Z"/>
          <w:del w:id="1647" w:author="Ham, Yunee" w:date="2020-03-14T23:28:00Z"/>
        </w:rPr>
      </w:pPr>
    </w:p>
    <w:p w14:paraId="6B93B0AE" w14:textId="77777777" w:rsidR="00A3789D" w:rsidRDefault="00A3789D" w:rsidP="002E0DEB">
      <w:pPr>
        <w:jc w:val="left"/>
        <w:rPr>
          <w:ins w:id="1648" w:author="Nguyen, Anh" w:date="2020-03-14T22:55:00Z"/>
        </w:rPr>
      </w:pPr>
    </w:p>
    <w:p w14:paraId="0086337E" w14:textId="77777777" w:rsidR="00BE3F27" w:rsidRDefault="00BE3F27" w:rsidP="002E0DEB">
      <w:pPr>
        <w:jc w:val="left"/>
        <w:rPr>
          <w:ins w:id="1649" w:author="Nguyen, Anh" w:date="2020-03-14T22:43:00Z"/>
          <w:del w:id="1650" w:author="Ham, Yunee" w:date="2020-03-14T22:52:00Z"/>
        </w:rPr>
      </w:pPr>
    </w:p>
    <w:p w14:paraId="021945CF" w14:textId="77777777" w:rsidR="00BE3F27" w:rsidRDefault="00BE3F27" w:rsidP="002E0DEB">
      <w:pPr>
        <w:jc w:val="left"/>
        <w:rPr>
          <w:ins w:id="1651" w:author="Nguyen, Anh" w:date="2020-03-14T22:43:00Z"/>
          <w:del w:id="1652" w:author="Ham, Yunee" w:date="2020-03-14T22:52:00Z"/>
        </w:rPr>
      </w:pPr>
    </w:p>
    <w:p w14:paraId="1AE4D24A" w14:textId="77777777" w:rsidR="00BE3F27" w:rsidRDefault="00BE3F27" w:rsidP="002E0DEB">
      <w:pPr>
        <w:jc w:val="left"/>
        <w:rPr>
          <w:ins w:id="1653" w:author="Nguyen, Anh" w:date="2020-03-14T22:43:00Z"/>
          <w:del w:id="1654" w:author="Ham, Yunee" w:date="2020-03-14T22:52:00Z"/>
        </w:rPr>
      </w:pPr>
    </w:p>
    <w:p w14:paraId="37EA8ECE" w14:textId="77777777" w:rsidR="00BE3F27" w:rsidRDefault="00BE3F27" w:rsidP="002E0DEB">
      <w:pPr>
        <w:jc w:val="left"/>
        <w:rPr>
          <w:ins w:id="1655" w:author="Nguyen, Anh" w:date="2020-03-14T22:43:00Z"/>
          <w:del w:id="1656" w:author="Ham, Yunee" w:date="2020-03-14T22:52:00Z"/>
        </w:rPr>
      </w:pPr>
    </w:p>
    <w:p w14:paraId="7766F62B" w14:textId="77777777" w:rsidR="00BE3F27" w:rsidRDefault="00BE3F27" w:rsidP="002E0DEB">
      <w:pPr>
        <w:jc w:val="left"/>
        <w:rPr>
          <w:ins w:id="1657" w:author="Nguyen, Anh" w:date="2020-03-14T22:43:00Z"/>
          <w:del w:id="1658" w:author="Ham, Yunee" w:date="2020-03-14T22:52:00Z"/>
        </w:rPr>
      </w:pPr>
    </w:p>
    <w:p w14:paraId="2F90E540" w14:textId="77777777" w:rsidR="00BE3F27" w:rsidRDefault="00BE3F27" w:rsidP="002E0DEB">
      <w:pPr>
        <w:jc w:val="left"/>
        <w:rPr>
          <w:ins w:id="1659" w:author="Nguyen, Anh" w:date="2020-03-14T22:43:00Z"/>
          <w:del w:id="1660" w:author="Ham, Yunee" w:date="2020-03-14T22:52:00Z"/>
        </w:rPr>
      </w:pPr>
    </w:p>
    <w:p w14:paraId="361EFC39" w14:textId="77777777" w:rsidR="00BE3F27" w:rsidRDefault="00BE3F27" w:rsidP="002E0DEB">
      <w:pPr>
        <w:jc w:val="left"/>
        <w:rPr>
          <w:ins w:id="1661" w:author="Nguyen, Anh" w:date="2020-03-14T22:43:00Z"/>
          <w:del w:id="1662" w:author="Ham, Yunee" w:date="2020-03-14T22:52:00Z"/>
        </w:rPr>
      </w:pPr>
    </w:p>
    <w:p w14:paraId="239E64A9" w14:textId="06B4B347" w:rsidR="002E0DEB" w:rsidRDefault="00E03309" w:rsidP="002E0DEB">
      <w:pPr>
        <w:jc w:val="left"/>
        <w:rPr>
          <w:ins w:id="1663" w:author="Ham, Yunee" w:date="2020-03-14T21:13:00Z"/>
        </w:rPr>
      </w:pPr>
      <w:ins w:id="1664" w:author="Ham, Yunee" w:date="2020-03-14T20:53:00Z">
        <w:del w:id="1665" w:author="Nguyen, Anh" w:date="2020-03-14T22:43:00Z">
          <w:r w:rsidDel="00BE3F27">
            <w:delText>1</w:delText>
          </w:r>
        </w:del>
      </w:ins>
      <w:ins w:id="1666" w:author="Nguyen, Anh" w:date="2020-03-14T22:43:00Z">
        <w:r w:rsidR="00BE3F27">
          <w:t>2</w:t>
        </w:r>
      </w:ins>
      <w:ins w:id="1667" w:author="Ham, Yunee" w:date="2020-03-14T20:53:00Z">
        <w:r>
          <w:rPr>
            <w:b/>
            <w:bCs/>
          </w:rPr>
          <w:t xml:space="preserve">. Logistic Regression </w:t>
        </w:r>
        <w:r w:rsidR="00485007">
          <w:rPr>
            <w:b/>
            <w:bCs/>
          </w:rPr>
          <w:t xml:space="preserve">– Airline </w:t>
        </w:r>
      </w:ins>
      <w:ins w:id="1668" w:author="Ham, Yunee" w:date="2020-03-14T21:13:00Z">
        <w:r w:rsidR="002E0DEB">
          <w:rPr>
            <w:b/>
            <w:bCs/>
          </w:rPr>
          <w:t>Model</w:t>
        </w:r>
      </w:ins>
      <w:ins w:id="1669" w:author="Ham, Yunee" w:date="2020-03-14T21:15:00Z">
        <w:r w:rsidR="00B50379">
          <w:rPr>
            <w:b/>
            <w:bCs/>
          </w:rPr>
          <w:t xml:space="preserve"> </w:t>
        </w:r>
      </w:ins>
      <w:ins w:id="1670" w:author="Ham, Yunee" w:date="2020-03-14T21:13:00Z">
        <w:del w:id="1671" w:author="Nguyen, Anh" w:date="2020-03-14T22:44:00Z">
          <w:r w:rsidR="002E0DEB">
            <w:rPr>
              <w:b/>
              <w:bCs/>
            </w:rPr>
            <w:delText>1</w:delText>
          </w:r>
        </w:del>
      </w:ins>
      <w:ins w:id="1672" w:author="Ham, Yunee" w:date="2020-03-14T23:29:00Z">
        <w:r w:rsidR="001D2827">
          <w:rPr>
            <w:b/>
            <w:bCs/>
          </w:rPr>
          <w:t>1</w:t>
        </w:r>
      </w:ins>
      <w:ins w:id="1673" w:author="Nguyen, Anh" w:date="2020-03-14T22:44:00Z">
        <w:del w:id="1674" w:author="Ham, Yunee" w:date="2020-03-14T23:29:00Z">
          <w:r w:rsidR="002A6B50" w:rsidDel="001D2827">
            <w:rPr>
              <w:b/>
              <w:bCs/>
            </w:rPr>
            <w:delText>2</w:delText>
          </w:r>
        </w:del>
      </w:ins>
      <w:ins w:id="1675" w:author="Ham, Yunee" w:date="2020-03-14T21:13:00Z">
        <w:r w:rsidR="002E0DEB">
          <w:rPr>
            <w:b/>
            <w:bCs/>
          </w:rPr>
          <w:t xml:space="preserve">:  </w:t>
        </w:r>
        <w:r w:rsidR="002E0DEB" w:rsidRPr="00D309C7">
          <w:rPr>
            <w:b/>
            <w:bCs/>
          </w:rPr>
          <w:t xml:space="preserve">Korean LCC vs </w:t>
        </w:r>
        <w:proofErr w:type="gramStart"/>
        <w:r w:rsidR="002E0DEB" w:rsidRPr="00D309C7">
          <w:rPr>
            <w:b/>
            <w:bCs/>
          </w:rPr>
          <w:t>Other</w:t>
        </w:r>
        <w:proofErr w:type="gramEnd"/>
        <w:r w:rsidR="002E0DEB" w:rsidRPr="00D309C7">
          <w:rPr>
            <w:b/>
            <w:bCs/>
          </w:rPr>
          <w:t xml:space="preserve"> Airlines Choice:</w:t>
        </w:r>
      </w:ins>
    </w:p>
    <w:p w14:paraId="0E887DDD" w14:textId="65240BDF" w:rsidR="002E0DEB" w:rsidRDefault="00BE3F27" w:rsidP="002E0DEB">
      <w:pPr>
        <w:keepNext/>
        <w:jc w:val="left"/>
        <w:rPr>
          <w:ins w:id="1676" w:author="Ham, Yunee" w:date="2020-03-14T21:13:00Z"/>
        </w:rPr>
      </w:pPr>
      <w:ins w:id="1677" w:author="Ham, Yunee" w:date="2020-03-14T21:13:00Z">
        <w:r>
          <w:rPr>
            <w:noProof/>
          </w:rPr>
          <w:drawing>
            <wp:anchor distT="0" distB="0" distL="114300" distR="114300" simplePos="0" relativeHeight="251658256" behindDoc="1" locked="0" layoutInCell="1" allowOverlap="1" wp14:anchorId="53EF8937" wp14:editId="2B79E7CB">
              <wp:simplePos x="0" y="0"/>
              <wp:positionH relativeFrom="margin">
                <wp:posOffset>523875</wp:posOffset>
              </wp:positionH>
              <wp:positionV relativeFrom="paragraph">
                <wp:posOffset>76200</wp:posOffset>
              </wp:positionV>
              <wp:extent cx="2498725" cy="1975485"/>
              <wp:effectExtent l="0" t="0" r="0" b="5715"/>
              <wp:wrapNone/>
              <wp:docPr id="116067846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54">
                        <a:extLst>
                          <a:ext uri="{28A0092B-C50C-407E-A947-70E740481C1C}">
                            <a14:useLocalDpi xmlns:a14="http://schemas.microsoft.com/office/drawing/2010/main" val="0"/>
                          </a:ext>
                        </a:extLst>
                      </a:blip>
                      <a:stretch>
                        <a:fillRect/>
                      </a:stretch>
                    </pic:blipFill>
                    <pic:spPr>
                      <a:xfrm>
                        <a:off x="0" y="0"/>
                        <a:ext cx="2498725" cy="19754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66" behindDoc="1" locked="0" layoutInCell="1" allowOverlap="1" wp14:anchorId="24534F7E" wp14:editId="0A140740">
              <wp:simplePos x="0" y="0"/>
              <wp:positionH relativeFrom="margin">
                <wp:align>right</wp:align>
              </wp:positionH>
              <wp:positionV relativeFrom="paragraph">
                <wp:posOffset>9525</wp:posOffset>
              </wp:positionV>
              <wp:extent cx="2573655" cy="1995805"/>
              <wp:effectExtent l="0" t="0" r="0" b="4445"/>
              <wp:wrapNone/>
              <wp:docPr id="16085613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55">
                        <a:extLst>
                          <a:ext uri="{28A0092B-C50C-407E-A947-70E740481C1C}">
                            <a14:useLocalDpi xmlns:a14="http://schemas.microsoft.com/office/drawing/2010/main" val="0"/>
                          </a:ext>
                        </a:extLst>
                      </a:blip>
                      <a:stretch>
                        <a:fillRect/>
                      </a:stretch>
                    </pic:blipFill>
                    <pic:spPr>
                      <a:xfrm>
                        <a:off x="0" y="0"/>
                        <a:ext cx="2573655" cy="1995805"/>
                      </a:xfrm>
                      <a:prstGeom prst="rect">
                        <a:avLst/>
                      </a:prstGeom>
                    </pic:spPr>
                  </pic:pic>
                </a:graphicData>
              </a:graphic>
              <wp14:sizeRelH relativeFrom="page">
                <wp14:pctWidth>0</wp14:pctWidth>
              </wp14:sizeRelH>
              <wp14:sizeRelV relativeFrom="page">
                <wp14:pctHeight>0</wp14:pctHeight>
              </wp14:sizeRelV>
            </wp:anchor>
          </w:drawing>
        </w:r>
        <w:r w:rsidR="002E0DEB" w:rsidRPr="00DA2CE1">
          <w:rPr>
            <w:noProof/>
          </w:rPr>
          <w:t xml:space="preserve"> </w:t>
        </w:r>
      </w:ins>
    </w:p>
    <w:p w14:paraId="2551524A" w14:textId="77777777" w:rsidR="002E0DEB" w:rsidRDefault="002E0DEB" w:rsidP="002E0DEB">
      <w:pPr>
        <w:pStyle w:val="Caption"/>
        <w:jc w:val="both"/>
        <w:rPr>
          <w:ins w:id="1678" w:author="Ham, Yunee" w:date="2020-03-14T21:13:00Z"/>
        </w:rPr>
      </w:pPr>
      <w:ins w:id="1679" w:author="Ham, Yunee" w:date="2020-03-14T21:13:00Z">
        <w:r>
          <w:t xml:space="preserve">                          </w:t>
        </w:r>
      </w:ins>
    </w:p>
    <w:p w14:paraId="3BCEB3E7" w14:textId="77777777" w:rsidR="002E0DEB" w:rsidRDefault="002E0DEB" w:rsidP="002E0DEB">
      <w:pPr>
        <w:jc w:val="left"/>
        <w:rPr>
          <w:ins w:id="1680" w:author="Ham, Yunee" w:date="2020-03-14T21:13:00Z"/>
        </w:rPr>
      </w:pPr>
    </w:p>
    <w:p w14:paraId="03D888A7" w14:textId="77777777" w:rsidR="002E0DEB" w:rsidRDefault="002E0DEB" w:rsidP="002E0DEB">
      <w:pPr>
        <w:jc w:val="left"/>
        <w:rPr>
          <w:ins w:id="1681" w:author="Ham, Yunee" w:date="2020-03-14T21:13:00Z"/>
        </w:rPr>
      </w:pPr>
    </w:p>
    <w:p w14:paraId="24FF1914" w14:textId="77777777" w:rsidR="002E0DEB" w:rsidRDefault="002E0DEB" w:rsidP="002E0DEB">
      <w:pPr>
        <w:jc w:val="left"/>
        <w:rPr>
          <w:ins w:id="1682" w:author="Ham, Yunee" w:date="2020-03-14T21:13:00Z"/>
        </w:rPr>
      </w:pPr>
    </w:p>
    <w:p w14:paraId="6971E6C2" w14:textId="77777777" w:rsidR="002E0DEB" w:rsidRDefault="002E0DEB" w:rsidP="002E0DEB">
      <w:pPr>
        <w:jc w:val="left"/>
        <w:rPr>
          <w:ins w:id="1683" w:author="Ham, Yunee" w:date="2020-03-14T21:13:00Z"/>
        </w:rPr>
      </w:pPr>
    </w:p>
    <w:p w14:paraId="51AEA027" w14:textId="77777777" w:rsidR="002E0DEB" w:rsidRDefault="002E0DEB" w:rsidP="002E0DEB">
      <w:pPr>
        <w:jc w:val="left"/>
        <w:rPr>
          <w:ins w:id="1684" w:author="Ham, Yunee" w:date="2020-03-14T21:13:00Z"/>
        </w:rPr>
      </w:pPr>
    </w:p>
    <w:p w14:paraId="3342E5CA" w14:textId="77777777" w:rsidR="002E0DEB" w:rsidRDefault="002E0DEB" w:rsidP="002E0DEB">
      <w:pPr>
        <w:jc w:val="left"/>
        <w:rPr>
          <w:ins w:id="1685" w:author="Ham, Yunee" w:date="2020-03-14T21:13:00Z"/>
        </w:rPr>
      </w:pPr>
    </w:p>
    <w:p w14:paraId="28764642" w14:textId="77777777" w:rsidR="002E0DEB" w:rsidRDefault="002E0DEB" w:rsidP="002E0DEB">
      <w:pPr>
        <w:jc w:val="left"/>
        <w:rPr>
          <w:ins w:id="1686" w:author="Ham, Yunee" w:date="2020-03-14T21:13:00Z"/>
        </w:rPr>
      </w:pPr>
    </w:p>
    <w:p w14:paraId="5C721D94" w14:textId="77777777" w:rsidR="002E0DEB" w:rsidRDefault="002E0DEB" w:rsidP="002E0DEB">
      <w:pPr>
        <w:jc w:val="left"/>
        <w:rPr>
          <w:ins w:id="1687" w:author="Ham, Yunee" w:date="2020-03-14T21:13:00Z"/>
        </w:rPr>
      </w:pPr>
    </w:p>
    <w:p w14:paraId="20E59B2C" w14:textId="77777777" w:rsidR="00FE1EAD" w:rsidRPr="00FE1EAD" w:rsidRDefault="00FE1EAD" w:rsidP="00FE1EAD">
      <w:pPr>
        <w:jc w:val="left"/>
        <w:rPr>
          <w:ins w:id="1688" w:author="Ham, Yunee" w:date="2020-03-14T21:13:00Z"/>
        </w:rPr>
      </w:pPr>
    </w:p>
    <w:p w14:paraId="237EA9BF" w14:textId="77777777" w:rsidR="002E0DEB" w:rsidRDefault="002E0DEB" w:rsidP="002E0DEB">
      <w:pPr>
        <w:jc w:val="left"/>
        <w:rPr>
          <w:ins w:id="1689" w:author="Ham, Yunee" w:date="2020-03-14T21:13:00Z"/>
        </w:rPr>
      </w:pPr>
    </w:p>
    <w:p w14:paraId="4D42D828" w14:textId="723AE122" w:rsidR="002E0DEB" w:rsidRDefault="002E0DEB" w:rsidP="002E0DEB">
      <w:pPr>
        <w:pStyle w:val="Caption"/>
        <w:jc w:val="both"/>
        <w:rPr>
          <w:ins w:id="1690" w:author="Ham, Yunee" w:date="2020-03-14T21:13:00Z"/>
        </w:rPr>
      </w:pPr>
      <w:ins w:id="1691" w:author="Ham, Yunee" w:date="2020-03-14T21:13:00Z">
        <w:r>
          <w:rPr>
            <w:noProof/>
          </w:rPr>
          <mc:AlternateContent>
            <mc:Choice Requires="wps">
              <w:drawing>
                <wp:anchor distT="0" distB="0" distL="114300" distR="114300" simplePos="0" relativeHeight="251658246" behindDoc="1" locked="0" layoutInCell="1" allowOverlap="1" wp14:anchorId="56976B2C" wp14:editId="09F761B0">
                  <wp:simplePos x="0" y="0"/>
                  <wp:positionH relativeFrom="column">
                    <wp:posOffset>3878580</wp:posOffset>
                  </wp:positionH>
                  <wp:positionV relativeFrom="paragraph">
                    <wp:posOffset>5080</wp:posOffset>
                  </wp:positionV>
                  <wp:extent cx="287782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4FE0BB7A" w14:textId="77777777" w:rsidR="002E0DEB" w:rsidRPr="00E826AD" w:rsidRDefault="002E0DEB" w:rsidP="002E0DEB">
                              <w:pPr>
                                <w:pStyle w:val="Caption"/>
                                <w:rPr>
                                  <w:noProof/>
                                </w:rPr>
                              </w:pPr>
                              <w:r>
                                <w:rPr>
                                  <w:noProof/>
                                </w:rPr>
                                <w:t>ROC Curve for LCC Decision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76B2C" id="Text Box 46" o:spid="_x0000_s1031" type="#_x0000_t202" style="position:absolute;left:0;text-align:left;margin-left:305.4pt;margin-top:.4pt;width:226.6pt;height:.05pt;z-index:-2516582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" stroked="f">
                  <v:textbox style="mso-fit-shape-to-text:t" inset="0,0,0,0">
                    <w:txbxContent>
                      <w:p w14:paraId="4FE0BB7A" w14:textId="77777777" w:rsidR="002E0DEB" w:rsidRPr="00E826AD" w:rsidRDefault="002E0DEB" w:rsidP="002E0DEB">
                        <w:pPr>
                          <w:pStyle w:val="Caption"/>
                          <w:rPr>
                            <w:noProof/>
                          </w:rPr>
                        </w:pPr>
                        <w:r>
                          <w:rPr>
                            <w:noProof/>
                          </w:rPr>
                          <w:t>ROC Curve for LCC Decision Tree</w:t>
                        </w:r>
                      </w:p>
                    </w:txbxContent>
                  </v:textbox>
                </v:shape>
              </w:pict>
            </mc:Fallback>
          </mc:AlternateContent>
        </w:r>
        <w:r>
          <w:t xml:space="preserve">                           </w:t>
        </w:r>
      </w:ins>
      <w:ins w:id="1692" w:author="Nguyen, Anh" w:date="2020-03-14T21:51:00Z">
        <w:r>
          <w:t xml:space="preserve"> </w:t>
        </w:r>
        <w:r w:rsidR="00A9783F">
          <w:t xml:space="preserve">     </w:t>
        </w:r>
      </w:ins>
      <w:ins w:id="1693" w:author="Ham, Yunee" w:date="2020-03-14T21:13:00Z">
        <w:r>
          <w:t xml:space="preserve"> ROC Curve for LCC Logit Model</w:t>
        </w:r>
      </w:ins>
    </w:p>
    <w:p w14:paraId="186B5338" w14:textId="77777777" w:rsidR="002E0DEB" w:rsidRPr="00D309C7" w:rsidRDefault="002E0DEB" w:rsidP="002E0DEB">
      <w:pPr>
        <w:jc w:val="left"/>
        <w:rPr>
          <w:ins w:id="1694" w:author="Ham, Yunee" w:date="2020-03-14T21:13:00Z"/>
          <w:sz w:val="6"/>
          <w:szCs w:val="6"/>
        </w:rPr>
      </w:pPr>
    </w:p>
    <w:p w14:paraId="41CFA9FF" w14:textId="77777777" w:rsidR="002E0DEB" w:rsidRPr="00C63CE1" w:rsidRDefault="002E0DEB" w:rsidP="002E0DEB">
      <w:pPr>
        <w:rPr>
          <w:ins w:id="1695" w:author="Ham, Yunee" w:date="2020-03-14T21:14:00Z"/>
          <w:b/>
          <w:bCs/>
          <w:u w:val="single"/>
        </w:rPr>
      </w:pPr>
      <w:ins w:id="1696" w:author="Ham, Yunee" w:date="2020-03-14T21:14:00Z">
        <w:r w:rsidRPr="00C63CE1">
          <w:rPr>
            <w:b/>
            <w:bCs/>
            <w:u w:val="single"/>
          </w:rPr>
          <w:t>Confusion Matrix Comparison – Air</w:t>
        </w:r>
        <w:r>
          <w:rPr>
            <w:b/>
            <w:bCs/>
            <w:u w:val="single"/>
          </w:rPr>
          <w:t xml:space="preserve">line </w:t>
        </w:r>
        <w:r w:rsidRPr="00C63CE1">
          <w:rPr>
            <w:b/>
            <w:bCs/>
            <w:u w:val="single"/>
          </w:rPr>
          <w:t xml:space="preserve">Choice </w:t>
        </w:r>
      </w:ins>
      <w:ins w:id="1697" w:author="Ham, Yunee" w:date="2020-03-14T20:53:00Z">
        <w:r w:rsidR="00485007" w:rsidRPr="00C63CE1">
          <w:rPr>
            <w:b/>
            <w:u w:val="single"/>
          </w:rPr>
          <w:t>Model</w:t>
        </w:r>
        <w:r w:rsidR="00485007">
          <w:rPr>
            <w:b/>
            <w:u w:val="single"/>
          </w:rPr>
          <w:t xml:space="preserve"> 1</w:t>
        </w:r>
      </w:ins>
    </w:p>
    <w:tbl>
      <w:tblPr>
        <w:tblStyle w:val="TableGrid"/>
        <w:tblpPr w:leftFromText="180" w:rightFromText="180" w:vertAnchor="text" w:horzAnchor="page" w:tblpX="2430" w:tblpY="245"/>
        <w:tblW w:w="3762" w:type="dxa"/>
        <w:tblLook w:val="04A0" w:firstRow="1" w:lastRow="0" w:firstColumn="1" w:lastColumn="0" w:noHBand="0" w:noVBand="1"/>
        <w:tblPrChange w:id="1698" w:author="Nguyen, Anh" w:date="2020-03-14T22:44:00Z">
          <w:tblPr>
            <w:tblStyle w:val="TableGrid"/>
            <w:tblpPr w:leftFromText="180" w:rightFromText="180" w:vertAnchor="text" w:horzAnchor="page" w:tblpX="2430" w:tblpY="245"/>
            <w:tblW w:w="3463" w:type="dxa"/>
            <w:tblLook w:val="04A0" w:firstRow="1" w:lastRow="0" w:firstColumn="1" w:lastColumn="0" w:noHBand="0" w:noVBand="1"/>
          </w:tblPr>
        </w:tblPrChange>
      </w:tblPr>
      <w:tblGrid>
        <w:gridCol w:w="1929"/>
        <w:gridCol w:w="1833"/>
        <w:tblGridChange w:id="1699">
          <w:tblGrid>
            <w:gridCol w:w="1776"/>
            <w:gridCol w:w="1687"/>
          </w:tblGrid>
        </w:tblGridChange>
      </w:tblGrid>
      <w:tr w:rsidR="002E0DEB" w:rsidRPr="00602EDC" w14:paraId="2601A24B" w14:textId="77777777" w:rsidTr="00F63511">
        <w:trPr>
          <w:trHeight w:val="256"/>
          <w:ins w:id="1700" w:author="Ham, Yunee" w:date="2020-03-14T21:14:00Z"/>
          <w:trPrChange w:id="1701" w:author="Nguyen, Anh" w:date="2020-03-14T22:44:00Z">
            <w:trPr>
              <w:trHeight w:val="248"/>
            </w:trPr>
          </w:trPrChange>
        </w:trPr>
        <w:tc>
          <w:tcPr>
            <w:tcW w:w="3762" w:type="dxa"/>
            <w:gridSpan w:val="2"/>
            <w:shd w:val="clear" w:color="auto" w:fill="000000" w:themeFill="text1"/>
            <w:tcPrChange w:id="1702" w:author="Nguyen, Anh" w:date="2020-03-14T22:44:00Z">
              <w:tcPr>
                <w:tcW w:w="3463" w:type="dxa"/>
                <w:gridSpan w:val="2"/>
                <w:shd w:val="clear" w:color="auto" w:fill="000000" w:themeFill="text1"/>
              </w:tcPr>
            </w:tcPrChange>
          </w:tcPr>
          <w:p w14:paraId="56B983C9" w14:textId="20A7DE21" w:rsidR="002E0DEB" w:rsidRPr="00602EDC" w:rsidRDefault="002E0DEB" w:rsidP="002E0DEB">
            <w:pPr>
              <w:jc w:val="both"/>
              <w:rPr>
                <w:ins w:id="1703" w:author="Ham, Yunee" w:date="2020-03-14T21:14:00Z"/>
                <w:rFonts w:ascii="Times" w:hAnsi="Times"/>
                <w:bCs/>
                <w:sz w:val="20"/>
                <w:szCs w:val="20"/>
              </w:rPr>
            </w:pPr>
            <w:ins w:id="1704" w:author="Ham, Yunee" w:date="2020-03-14T21:14:00Z">
              <w:r>
                <w:rPr>
                  <w:rFonts w:ascii="Times" w:hAnsi="Times"/>
                  <w:bCs/>
                  <w:sz w:val="20"/>
                  <w:szCs w:val="20"/>
                </w:rPr>
                <w:t xml:space="preserve">Confusion Matrix – Airline choice model </w:t>
              </w:r>
              <w:del w:id="1705" w:author="Nguyen, Anh" w:date="2020-03-14T22:43:00Z">
                <w:r>
                  <w:rPr>
                    <w:rFonts w:ascii="Times" w:hAnsi="Times"/>
                    <w:bCs/>
                    <w:sz w:val="20"/>
                    <w:szCs w:val="20"/>
                  </w:rPr>
                  <w:delText>1</w:delText>
                </w:r>
              </w:del>
            </w:ins>
            <w:ins w:id="1706" w:author="Nguyen, Anh" w:date="2020-03-14T22:43:00Z">
              <w:r w:rsidR="00F63511">
                <w:rPr>
                  <w:rFonts w:ascii="Times" w:hAnsi="Times"/>
                  <w:bCs/>
                  <w:sz w:val="20"/>
                  <w:szCs w:val="20"/>
                </w:rPr>
                <w:t>2</w:t>
              </w:r>
            </w:ins>
            <w:ins w:id="1707" w:author="Ham, Yunee" w:date="2020-03-14T21:14:00Z">
              <w:r>
                <w:rPr>
                  <w:rFonts w:ascii="Times" w:hAnsi="Times"/>
                  <w:bCs/>
                  <w:sz w:val="20"/>
                  <w:szCs w:val="20"/>
                </w:rPr>
                <w:t xml:space="preserve">: </w:t>
              </w:r>
              <w:r>
                <w:rPr>
                  <w:rFonts w:ascii="Times" w:hAnsi="Times"/>
                  <w:b/>
                  <w:sz w:val="20"/>
                  <w:szCs w:val="20"/>
                </w:rPr>
                <w:t>Logistic Regression Model</w:t>
              </w:r>
            </w:ins>
          </w:p>
        </w:tc>
      </w:tr>
      <w:tr w:rsidR="002E0DEB" w:rsidRPr="00602EDC" w14:paraId="5A41FCC7" w14:textId="77777777" w:rsidTr="00F63511">
        <w:trPr>
          <w:trHeight w:val="256"/>
          <w:ins w:id="1708" w:author="Ham, Yunee" w:date="2020-03-14T21:14:00Z"/>
          <w:trPrChange w:id="1709" w:author="Nguyen, Anh" w:date="2020-03-14T22:44:00Z">
            <w:trPr>
              <w:trHeight w:val="248"/>
            </w:trPr>
          </w:trPrChange>
        </w:trPr>
        <w:tc>
          <w:tcPr>
            <w:tcW w:w="1929" w:type="dxa"/>
            <w:tcPrChange w:id="1710" w:author="Nguyen, Anh" w:date="2020-03-14T22:44:00Z">
              <w:tcPr>
                <w:tcW w:w="1776" w:type="dxa"/>
              </w:tcPr>
            </w:tcPrChange>
          </w:tcPr>
          <w:p w14:paraId="27BBDCC8" w14:textId="77777777" w:rsidR="002E0DEB" w:rsidRPr="00602EDC" w:rsidRDefault="002E0DEB" w:rsidP="002E0DEB">
            <w:pPr>
              <w:jc w:val="both"/>
              <w:rPr>
                <w:ins w:id="1711" w:author="Ham, Yunee" w:date="2020-03-14T21:14:00Z"/>
                <w:rFonts w:ascii="Times" w:hAnsi="Times"/>
                <w:bCs/>
                <w:sz w:val="20"/>
                <w:szCs w:val="20"/>
              </w:rPr>
            </w:pPr>
            <w:ins w:id="1712" w:author="Ham, Yunee" w:date="2020-03-14T21:14:00Z">
              <w:r>
                <w:t xml:space="preserve">Accuracy Rate </w:t>
              </w:r>
            </w:ins>
          </w:p>
        </w:tc>
        <w:tc>
          <w:tcPr>
            <w:tcW w:w="1833" w:type="dxa"/>
            <w:tcPrChange w:id="1713" w:author="Nguyen, Anh" w:date="2020-03-14T22:44:00Z">
              <w:tcPr>
                <w:tcW w:w="1687" w:type="dxa"/>
              </w:tcPr>
            </w:tcPrChange>
          </w:tcPr>
          <w:p w14:paraId="6D11ADB5" w14:textId="3B874B36" w:rsidR="002E0DEB" w:rsidRPr="00602EDC" w:rsidRDefault="00B50379" w:rsidP="002E0DEB">
            <w:pPr>
              <w:jc w:val="both"/>
              <w:rPr>
                <w:ins w:id="1714" w:author="Ham, Yunee" w:date="2020-03-14T21:14:00Z"/>
                <w:rFonts w:ascii="Times" w:hAnsi="Times"/>
                <w:bCs/>
                <w:sz w:val="20"/>
                <w:szCs w:val="20"/>
              </w:rPr>
            </w:pPr>
            <w:ins w:id="1715" w:author="Ham, Yunee" w:date="2020-03-14T21:15:00Z">
              <w:r>
                <w:rPr>
                  <w:rFonts w:ascii="Times" w:hAnsi="Times"/>
                  <w:bCs/>
                  <w:sz w:val="20"/>
                  <w:szCs w:val="20"/>
                </w:rPr>
                <w:t>82%</w:t>
              </w:r>
            </w:ins>
          </w:p>
        </w:tc>
      </w:tr>
      <w:tr w:rsidR="002E0DEB" w:rsidRPr="00602EDC" w14:paraId="56A64E82" w14:textId="77777777" w:rsidTr="00F63511">
        <w:trPr>
          <w:trHeight w:val="256"/>
          <w:ins w:id="1716" w:author="Ham, Yunee" w:date="2020-03-14T21:14:00Z"/>
          <w:trPrChange w:id="1717" w:author="Nguyen, Anh" w:date="2020-03-14T22:44:00Z">
            <w:trPr>
              <w:trHeight w:val="248"/>
            </w:trPr>
          </w:trPrChange>
        </w:trPr>
        <w:tc>
          <w:tcPr>
            <w:tcW w:w="1929" w:type="dxa"/>
            <w:tcPrChange w:id="1718" w:author="Nguyen, Anh" w:date="2020-03-14T22:44:00Z">
              <w:tcPr>
                <w:tcW w:w="1776" w:type="dxa"/>
              </w:tcPr>
            </w:tcPrChange>
          </w:tcPr>
          <w:p w14:paraId="308B3A3B" w14:textId="77777777" w:rsidR="002E0DEB" w:rsidRPr="00602EDC" w:rsidRDefault="002E0DEB" w:rsidP="002E0DEB">
            <w:pPr>
              <w:jc w:val="both"/>
              <w:rPr>
                <w:ins w:id="1719" w:author="Ham, Yunee" w:date="2020-03-14T21:14:00Z"/>
                <w:rFonts w:ascii="Times" w:hAnsi="Times"/>
                <w:bCs/>
                <w:sz w:val="20"/>
                <w:szCs w:val="20"/>
              </w:rPr>
            </w:pPr>
            <w:ins w:id="1720" w:author="Ham, Yunee" w:date="2020-03-14T21:14:00Z">
              <w:r>
                <w:t xml:space="preserve">Recall Rate </w:t>
              </w:r>
            </w:ins>
          </w:p>
        </w:tc>
        <w:tc>
          <w:tcPr>
            <w:tcW w:w="1833" w:type="dxa"/>
            <w:tcPrChange w:id="1721" w:author="Nguyen, Anh" w:date="2020-03-14T22:44:00Z">
              <w:tcPr>
                <w:tcW w:w="1687" w:type="dxa"/>
              </w:tcPr>
            </w:tcPrChange>
          </w:tcPr>
          <w:p w14:paraId="6845BE66" w14:textId="29F86635" w:rsidR="002E0DEB" w:rsidRPr="00602EDC" w:rsidRDefault="00B50379" w:rsidP="002E0DEB">
            <w:pPr>
              <w:jc w:val="both"/>
              <w:rPr>
                <w:ins w:id="1722" w:author="Ham, Yunee" w:date="2020-03-14T21:14:00Z"/>
                <w:rFonts w:ascii="Times" w:hAnsi="Times"/>
                <w:bCs/>
                <w:sz w:val="20"/>
                <w:szCs w:val="20"/>
              </w:rPr>
            </w:pPr>
            <w:ins w:id="1723" w:author="Ham, Yunee" w:date="2020-03-14T21:15:00Z">
              <w:r>
                <w:rPr>
                  <w:rFonts w:ascii="Times" w:hAnsi="Times"/>
                  <w:bCs/>
                  <w:sz w:val="20"/>
                  <w:szCs w:val="20"/>
                </w:rPr>
                <w:t>83%</w:t>
              </w:r>
            </w:ins>
          </w:p>
        </w:tc>
      </w:tr>
      <w:tr w:rsidR="002E0DEB" w:rsidRPr="00602EDC" w14:paraId="3FC335DD" w14:textId="77777777" w:rsidTr="00F63511">
        <w:trPr>
          <w:trHeight w:val="256"/>
          <w:ins w:id="1724" w:author="Ham, Yunee" w:date="2020-03-14T21:14:00Z"/>
          <w:trPrChange w:id="1725" w:author="Nguyen, Anh" w:date="2020-03-14T22:44:00Z">
            <w:trPr>
              <w:trHeight w:val="248"/>
            </w:trPr>
          </w:trPrChange>
        </w:trPr>
        <w:tc>
          <w:tcPr>
            <w:tcW w:w="1929" w:type="dxa"/>
            <w:tcPrChange w:id="1726" w:author="Nguyen, Anh" w:date="2020-03-14T22:44:00Z">
              <w:tcPr>
                <w:tcW w:w="1776" w:type="dxa"/>
              </w:tcPr>
            </w:tcPrChange>
          </w:tcPr>
          <w:p w14:paraId="451EA9F1" w14:textId="77777777" w:rsidR="002E0DEB" w:rsidRPr="00602EDC" w:rsidRDefault="002E0DEB" w:rsidP="002E0DEB">
            <w:pPr>
              <w:jc w:val="both"/>
              <w:rPr>
                <w:ins w:id="1727" w:author="Ham, Yunee" w:date="2020-03-14T21:14:00Z"/>
                <w:rFonts w:ascii="Times" w:hAnsi="Times"/>
                <w:bCs/>
                <w:sz w:val="20"/>
                <w:szCs w:val="20"/>
              </w:rPr>
            </w:pPr>
            <w:ins w:id="1728" w:author="Ham, Yunee" w:date="2020-03-14T21:14:00Z">
              <w:r>
                <w:t xml:space="preserve">Precision Rate </w:t>
              </w:r>
            </w:ins>
          </w:p>
        </w:tc>
        <w:tc>
          <w:tcPr>
            <w:tcW w:w="1833" w:type="dxa"/>
            <w:tcPrChange w:id="1729" w:author="Nguyen, Anh" w:date="2020-03-14T22:44:00Z">
              <w:tcPr>
                <w:tcW w:w="1687" w:type="dxa"/>
              </w:tcPr>
            </w:tcPrChange>
          </w:tcPr>
          <w:p w14:paraId="446A5ECA" w14:textId="3440B245" w:rsidR="002E0DEB" w:rsidRPr="00602EDC" w:rsidRDefault="00B50379" w:rsidP="002E0DEB">
            <w:pPr>
              <w:jc w:val="both"/>
              <w:rPr>
                <w:ins w:id="1730" w:author="Ham, Yunee" w:date="2020-03-14T21:14:00Z"/>
                <w:rFonts w:ascii="Times" w:hAnsi="Times"/>
                <w:bCs/>
                <w:sz w:val="20"/>
                <w:szCs w:val="20"/>
              </w:rPr>
            </w:pPr>
            <w:ins w:id="1731" w:author="Ham, Yunee" w:date="2020-03-14T21:15:00Z">
              <w:r>
                <w:rPr>
                  <w:rFonts w:ascii="Times" w:hAnsi="Times"/>
                  <w:bCs/>
                  <w:sz w:val="20"/>
                  <w:szCs w:val="20"/>
                </w:rPr>
                <w:t>79%</w:t>
              </w:r>
            </w:ins>
          </w:p>
        </w:tc>
      </w:tr>
    </w:tbl>
    <w:p w14:paraId="3EF627E4" w14:textId="77777777" w:rsidR="002E0DEB" w:rsidRDefault="002E0DEB" w:rsidP="002E0DEB">
      <w:pPr>
        <w:jc w:val="left"/>
        <w:rPr>
          <w:ins w:id="1732" w:author="Ham, Yunee" w:date="2020-03-14T21:14:00Z"/>
        </w:rPr>
      </w:pPr>
    </w:p>
    <w:tbl>
      <w:tblPr>
        <w:tblStyle w:val="TableGrid"/>
        <w:tblpPr w:leftFromText="180" w:rightFromText="180" w:vertAnchor="text" w:horzAnchor="page" w:tblpX="6457" w:tblpY="-7"/>
        <w:tblW w:w="3687" w:type="dxa"/>
        <w:tblLook w:val="04A0" w:firstRow="1" w:lastRow="0" w:firstColumn="1" w:lastColumn="0" w:noHBand="0" w:noVBand="1"/>
        <w:tblPrChange w:id="1733" w:author="Nguyen, Anh" w:date="2020-03-14T21:20:00Z">
          <w:tblPr>
            <w:tblStyle w:val="TableGrid"/>
            <w:tblpPr w:leftFromText="180" w:rightFromText="180" w:vertAnchor="text" w:horzAnchor="page" w:tblpX="6457" w:tblpY="-7"/>
            <w:tblW w:w="3732" w:type="dxa"/>
            <w:tblLook w:val="04A0" w:firstRow="1" w:lastRow="0" w:firstColumn="1" w:lastColumn="0" w:noHBand="0" w:noVBand="1"/>
          </w:tblPr>
        </w:tblPrChange>
      </w:tblPr>
      <w:tblGrid>
        <w:gridCol w:w="2388"/>
        <w:gridCol w:w="1299"/>
        <w:tblGridChange w:id="1734">
          <w:tblGrid>
            <w:gridCol w:w="2388"/>
            <w:gridCol w:w="1299"/>
            <w:gridCol w:w="45"/>
          </w:tblGrid>
        </w:tblGridChange>
      </w:tblGrid>
      <w:tr w:rsidR="002E0DEB" w:rsidRPr="00602EDC" w14:paraId="0C6D4A98" w14:textId="77777777" w:rsidTr="002D2452">
        <w:trPr>
          <w:trHeight w:val="253"/>
          <w:ins w:id="1735" w:author="Ham, Yunee" w:date="2020-03-14T21:14:00Z"/>
          <w:trPrChange w:id="1736" w:author="Nguyen, Anh" w:date="2020-03-14T21:20:00Z">
            <w:trPr>
              <w:trHeight w:val="306"/>
            </w:trPr>
          </w:trPrChange>
        </w:trPr>
        <w:tc>
          <w:tcPr>
            <w:tcW w:w="3687" w:type="dxa"/>
            <w:gridSpan w:val="2"/>
            <w:shd w:val="clear" w:color="auto" w:fill="000000" w:themeFill="text1"/>
            <w:tcPrChange w:id="1737" w:author="Nguyen, Anh" w:date="2020-03-14T21:20:00Z">
              <w:tcPr>
                <w:tcW w:w="3732" w:type="dxa"/>
                <w:gridSpan w:val="3"/>
                <w:shd w:val="clear" w:color="auto" w:fill="000000" w:themeFill="text1"/>
              </w:tcPr>
            </w:tcPrChange>
          </w:tcPr>
          <w:p w14:paraId="0465300C" w14:textId="67B5788F" w:rsidR="002E0DEB" w:rsidRDefault="002E0DEB" w:rsidP="002E0DEB">
            <w:pPr>
              <w:jc w:val="both"/>
              <w:rPr>
                <w:ins w:id="1738" w:author="Ham, Yunee" w:date="2020-03-14T21:14:00Z"/>
                <w:rFonts w:ascii="Times" w:hAnsi="Times"/>
                <w:bCs/>
                <w:sz w:val="20"/>
                <w:szCs w:val="20"/>
              </w:rPr>
            </w:pPr>
            <w:ins w:id="1739" w:author="Ham, Yunee" w:date="2020-03-14T21:14:00Z">
              <w:r>
                <w:rPr>
                  <w:rFonts w:ascii="Times" w:hAnsi="Times"/>
                  <w:bCs/>
                  <w:sz w:val="20"/>
                  <w:szCs w:val="20"/>
                </w:rPr>
                <w:t xml:space="preserve">Confusion Matrix – Airline choice model </w:t>
              </w:r>
              <w:del w:id="1740" w:author="Nguyen, Anh" w:date="2020-03-14T22:43:00Z">
                <w:r>
                  <w:rPr>
                    <w:rFonts w:ascii="Times" w:hAnsi="Times"/>
                    <w:bCs/>
                    <w:sz w:val="20"/>
                    <w:szCs w:val="20"/>
                  </w:rPr>
                  <w:delText>1</w:delText>
                </w:r>
              </w:del>
            </w:ins>
            <w:ins w:id="1741" w:author="Nguyen, Anh" w:date="2020-03-14T22:43:00Z">
              <w:r w:rsidR="00F63511">
                <w:rPr>
                  <w:rFonts w:ascii="Times" w:hAnsi="Times"/>
                  <w:bCs/>
                  <w:sz w:val="20"/>
                  <w:szCs w:val="20"/>
                </w:rPr>
                <w:t>2</w:t>
              </w:r>
            </w:ins>
            <w:ins w:id="1742" w:author="Ham, Yunee" w:date="2020-03-14T21:14:00Z">
              <w:r>
                <w:rPr>
                  <w:rFonts w:ascii="Times" w:hAnsi="Times"/>
                  <w:bCs/>
                  <w:sz w:val="20"/>
                  <w:szCs w:val="20"/>
                </w:rPr>
                <w:t>:</w:t>
              </w:r>
            </w:ins>
          </w:p>
          <w:p w14:paraId="38F0E426" w14:textId="77777777" w:rsidR="002E0DEB" w:rsidRPr="00F01AE4" w:rsidRDefault="002E0DEB" w:rsidP="002E0DEB">
            <w:pPr>
              <w:jc w:val="both"/>
              <w:rPr>
                <w:ins w:id="1743" w:author="Ham, Yunee" w:date="2020-03-14T21:14:00Z"/>
                <w:rFonts w:ascii="Times" w:hAnsi="Times"/>
                <w:b/>
                <w:sz w:val="20"/>
                <w:szCs w:val="20"/>
              </w:rPr>
            </w:pPr>
            <w:ins w:id="1744" w:author="Ham, Yunee" w:date="2020-03-14T21:14:00Z">
              <w:r>
                <w:rPr>
                  <w:rFonts w:ascii="Times" w:hAnsi="Times"/>
                  <w:b/>
                  <w:sz w:val="20"/>
                  <w:szCs w:val="20"/>
                </w:rPr>
                <w:t xml:space="preserve">Decision Tree Model </w:t>
              </w:r>
            </w:ins>
          </w:p>
        </w:tc>
      </w:tr>
      <w:tr w:rsidR="002E0DEB" w:rsidRPr="00602EDC" w14:paraId="7943F8D8" w14:textId="77777777" w:rsidTr="002D2452">
        <w:trPr>
          <w:trHeight w:val="253"/>
          <w:ins w:id="1745" w:author="Ham, Yunee" w:date="2020-03-14T21:14:00Z"/>
        </w:trPr>
        <w:tc>
          <w:tcPr>
            <w:tcW w:w="2388" w:type="dxa"/>
          </w:tcPr>
          <w:p w14:paraId="57D352F4" w14:textId="77777777" w:rsidR="002E0DEB" w:rsidRPr="00602EDC" w:rsidRDefault="002E0DEB" w:rsidP="002E0DEB">
            <w:pPr>
              <w:jc w:val="both"/>
              <w:rPr>
                <w:ins w:id="1746" w:author="Ham, Yunee" w:date="2020-03-14T21:14:00Z"/>
                <w:rFonts w:ascii="Times" w:hAnsi="Times"/>
                <w:bCs/>
                <w:sz w:val="20"/>
                <w:szCs w:val="20"/>
              </w:rPr>
            </w:pPr>
            <w:ins w:id="1747" w:author="Ham, Yunee" w:date="2020-03-14T21:14:00Z">
              <w:r>
                <w:t xml:space="preserve">Accuracy Rate </w:t>
              </w:r>
            </w:ins>
          </w:p>
        </w:tc>
        <w:tc>
          <w:tcPr>
            <w:tcW w:w="1298" w:type="dxa"/>
          </w:tcPr>
          <w:p w14:paraId="61223B26" w14:textId="74A078CF" w:rsidR="002E0DEB" w:rsidRPr="00602EDC" w:rsidRDefault="005A708D" w:rsidP="002E0DEB">
            <w:pPr>
              <w:jc w:val="both"/>
              <w:rPr>
                <w:ins w:id="1748" w:author="Ham, Yunee" w:date="2020-03-14T21:14:00Z"/>
                <w:rFonts w:ascii="Times" w:hAnsi="Times"/>
                <w:bCs/>
                <w:sz w:val="20"/>
                <w:szCs w:val="20"/>
              </w:rPr>
            </w:pPr>
            <w:ins w:id="1749" w:author="Ham, Yunee" w:date="2020-03-14T21:15:00Z">
              <w:r>
                <w:t>81%</w:t>
              </w:r>
            </w:ins>
          </w:p>
        </w:tc>
      </w:tr>
      <w:tr w:rsidR="002E0DEB" w:rsidRPr="00602EDC" w14:paraId="532F43B2" w14:textId="77777777" w:rsidTr="002D2452">
        <w:trPr>
          <w:trHeight w:val="181"/>
          <w:ins w:id="1750" w:author="Ham, Yunee" w:date="2020-03-14T21:14:00Z"/>
        </w:trPr>
        <w:tc>
          <w:tcPr>
            <w:tcW w:w="2388" w:type="dxa"/>
          </w:tcPr>
          <w:p w14:paraId="3FAE60B8" w14:textId="77777777" w:rsidR="002E0DEB" w:rsidRPr="00602EDC" w:rsidRDefault="002E0DEB" w:rsidP="002E0DEB">
            <w:pPr>
              <w:jc w:val="both"/>
              <w:rPr>
                <w:ins w:id="1751" w:author="Ham, Yunee" w:date="2020-03-14T21:14:00Z"/>
                <w:rFonts w:ascii="Times" w:hAnsi="Times"/>
                <w:bCs/>
                <w:sz w:val="20"/>
                <w:szCs w:val="20"/>
              </w:rPr>
            </w:pPr>
            <w:ins w:id="1752" w:author="Ham, Yunee" w:date="2020-03-14T21:14:00Z">
              <w:r>
                <w:t xml:space="preserve">Recall Rate </w:t>
              </w:r>
            </w:ins>
          </w:p>
        </w:tc>
        <w:tc>
          <w:tcPr>
            <w:tcW w:w="1298" w:type="dxa"/>
          </w:tcPr>
          <w:p w14:paraId="1FC13C33" w14:textId="5C77A647" w:rsidR="002E0DEB" w:rsidRPr="00602EDC" w:rsidRDefault="005A708D" w:rsidP="002E0DEB">
            <w:pPr>
              <w:jc w:val="both"/>
              <w:rPr>
                <w:ins w:id="1753" w:author="Ham, Yunee" w:date="2020-03-14T21:14:00Z"/>
                <w:rFonts w:ascii="Times" w:hAnsi="Times"/>
                <w:bCs/>
                <w:sz w:val="20"/>
                <w:szCs w:val="20"/>
              </w:rPr>
            </w:pPr>
            <w:ins w:id="1754" w:author="Ham, Yunee" w:date="2020-03-14T21:15:00Z">
              <w:r>
                <w:t>86%</w:t>
              </w:r>
            </w:ins>
          </w:p>
        </w:tc>
      </w:tr>
      <w:tr w:rsidR="002E0DEB" w:rsidRPr="00602EDC" w14:paraId="76253D63" w14:textId="77777777" w:rsidTr="002D2452">
        <w:trPr>
          <w:trHeight w:val="154"/>
          <w:ins w:id="1755" w:author="Ham, Yunee" w:date="2020-03-14T21:14:00Z"/>
        </w:trPr>
        <w:tc>
          <w:tcPr>
            <w:tcW w:w="2388" w:type="dxa"/>
          </w:tcPr>
          <w:p w14:paraId="5744F554" w14:textId="77777777" w:rsidR="002E0DEB" w:rsidRPr="00602EDC" w:rsidRDefault="002E0DEB" w:rsidP="002E0DEB">
            <w:pPr>
              <w:jc w:val="both"/>
              <w:rPr>
                <w:ins w:id="1756" w:author="Ham, Yunee" w:date="2020-03-14T21:14:00Z"/>
                <w:rFonts w:ascii="Times" w:hAnsi="Times"/>
                <w:bCs/>
                <w:sz w:val="20"/>
                <w:szCs w:val="20"/>
              </w:rPr>
            </w:pPr>
            <w:ins w:id="1757" w:author="Ham, Yunee" w:date="2020-03-14T21:14:00Z">
              <w:r>
                <w:t xml:space="preserve">Precision Rate </w:t>
              </w:r>
            </w:ins>
          </w:p>
        </w:tc>
        <w:tc>
          <w:tcPr>
            <w:tcW w:w="1298" w:type="dxa"/>
          </w:tcPr>
          <w:p w14:paraId="0B84866A" w14:textId="07B247A2" w:rsidR="002E0DEB" w:rsidRPr="00602EDC" w:rsidRDefault="005A708D" w:rsidP="002E0DEB">
            <w:pPr>
              <w:jc w:val="both"/>
              <w:rPr>
                <w:ins w:id="1758" w:author="Ham, Yunee" w:date="2020-03-14T21:14:00Z"/>
                <w:rFonts w:ascii="Times" w:hAnsi="Times"/>
                <w:bCs/>
                <w:sz w:val="20"/>
                <w:szCs w:val="20"/>
              </w:rPr>
            </w:pPr>
            <w:ins w:id="1759" w:author="Ham, Yunee" w:date="2020-03-14T21:15:00Z">
              <w:r>
                <w:t>7</w:t>
              </w:r>
              <w:r>
                <w:t>7</w:t>
              </w:r>
              <w:r>
                <w:t>%</w:t>
              </w:r>
            </w:ins>
          </w:p>
        </w:tc>
      </w:tr>
    </w:tbl>
    <w:p w14:paraId="0DB0F79A" w14:textId="77777777" w:rsidR="002E0DEB" w:rsidRDefault="002E0DEB" w:rsidP="002E0DEB">
      <w:pPr>
        <w:jc w:val="left"/>
        <w:rPr>
          <w:ins w:id="1760" w:author="Ham, Yunee" w:date="2020-03-14T21:14:00Z"/>
        </w:rPr>
      </w:pPr>
    </w:p>
    <w:p w14:paraId="59179381" w14:textId="77777777" w:rsidR="002E0DEB" w:rsidRDefault="002E0DEB" w:rsidP="002E0DEB">
      <w:pPr>
        <w:jc w:val="left"/>
        <w:rPr>
          <w:ins w:id="1761" w:author="Ham, Yunee" w:date="2020-03-14T21:14:00Z"/>
        </w:rPr>
      </w:pPr>
    </w:p>
    <w:p w14:paraId="78829D6B" w14:textId="77777777" w:rsidR="002E0DEB" w:rsidRDefault="002E0DEB" w:rsidP="002E0DEB">
      <w:pPr>
        <w:jc w:val="left"/>
        <w:rPr>
          <w:ins w:id="1762" w:author="Ham, Yunee" w:date="2020-03-14T21:14:00Z"/>
        </w:rPr>
      </w:pPr>
    </w:p>
    <w:p w14:paraId="45DDFEBE" w14:textId="77777777" w:rsidR="002E0DEB" w:rsidRDefault="002E0DEB" w:rsidP="002E0DEB">
      <w:pPr>
        <w:jc w:val="left"/>
        <w:rPr>
          <w:ins w:id="1763" w:author="Ham, Yunee" w:date="2020-03-14T21:14:00Z"/>
        </w:rPr>
      </w:pPr>
    </w:p>
    <w:p w14:paraId="70829603" w14:textId="77777777" w:rsidR="002E0DEB" w:rsidRDefault="002E0DEB" w:rsidP="002E0DEB">
      <w:pPr>
        <w:jc w:val="left"/>
        <w:rPr>
          <w:ins w:id="1764" w:author="Ham, Yunee" w:date="2020-03-14T21:14:00Z"/>
        </w:rPr>
      </w:pPr>
    </w:p>
    <w:p w14:paraId="5CC1ECDF" w14:textId="77777777" w:rsidR="002E0DEB" w:rsidRDefault="002E0DEB" w:rsidP="002E0DEB">
      <w:pPr>
        <w:jc w:val="left"/>
        <w:rPr>
          <w:ins w:id="1765" w:author="Ham, Yunee" w:date="2020-03-14T21:14:00Z"/>
        </w:rPr>
      </w:pPr>
    </w:p>
    <w:p w14:paraId="68645944" w14:textId="32E3265F" w:rsidR="00172265" w:rsidRPr="003F0F56" w:rsidRDefault="002E0DEB" w:rsidP="00227C99">
      <w:pPr>
        <w:ind w:firstLine="720"/>
        <w:jc w:val="left"/>
        <w:rPr>
          <w:ins w:id="1766" w:author="Ham, Yunee" w:date="2020-03-14T21:13:00Z"/>
          <w:sz w:val="24"/>
          <w:szCs w:val="24"/>
          <w:rPrChange w:id="1767" w:author="Ham, Yunee" w:date="2020-03-14T23:03:00Z">
            <w:rPr>
              <w:ins w:id="1768" w:author="Ham, Yunee" w:date="2020-03-14T21:13:00Z"/>
            </w:rPr>
          </w:rPrChange>
        </w:rPr>
        <w:pPrChange w:id="1769" w:author="Ki Min Lee" w:date="2020-03-14T22:58:00Z">
          <w:pPr>
            <w:jc w:val="left"/>
          </w:pPr>
        </w:pPrChange>
      </w:pPr>
      <w:ins w:id="1770" w:author="Ham, Yunee" w:date="2020-03-14T21:13:00Z">
        <w:r w:rsidRPr="003F0F56">
          <w:rPr>
            <w:sz w:val="24"/>
            <w:szCs w:val="24"/>
            <w:rPrChange w:id="1771" w:author="Ham, Yunee" w:date="2020-03-14T23:03:00Z">
              <w:rPr/>
            </w:rPrChange>
          </w:rPr>
          <w:t xml:space="preserve">For the Korean LCC vs. other airlines, logit model again performs </w:t>
        </w:r>
      </w:ins>
      <w:ins w:id="1772" w:author="Ham, Yunee" w:date="2020-03-14T21:25:00Z">
        <w:r w:rsidR="005214EA" w:rsidRPr="003F0F56">
          <w:rPr>
            <w:sz w:val="24"/>
            <w:szCs w:val="24"/>
            <w:rPrChange w:id="1773" w:author="Ham, Yunee" w:date="2020-03-14T23:03:00Z">
              <w:rPr/>
            </w:rPrChange>
          </w:rPr>
          <w:t xml:space="preserve">slightly </w:t>
        </w:r>
      </w:ins>
      <w:ins w:id="1774" w:author="Ham, Yunee" w:date="2020-03-14T21:13:00Z">
        <w:r w:rsidRPr="003F0F56">
          <w:rPr>
            <w:sz w:val="24"/>
            <w:szCs w:val="24"/>
            <w:rPrChange w:id="1775" w:author="Ham, Yunee" w:date="2020-03-14T23:03:00Z">
              <w:rPr/>
            </w:rPrChange>
          </w:rPr>
          <w:t>better than the decision tree. Logit model’s AUC score is about 0.09 higher than the decision tree model.</w:t>
        </w:r>
      </w:ins>
      <w:ins w:id="1776" w:author="Zaheen, Sahira" w:date="2020-03-14T21:21:00Z">
        <w:r w:rsidR="00101DD7" w:rsidRPr="003F0F56">
          <w:rPr>
            <w:sz w:val="24"/>
            <w:szCs w:val="24"/>
            <w:rPrChange w:id="1777" w:author="Ham, Yunee" w:date="2020-03-14T23:03:00Z">
              <w:rPr/>
            </w:rPrChange>
          </w:rPr>
          <w:t xml:space="preserve"> </w:t>
        </w:r>
        <w:del w:id="1778" w:author="Ki Min Lee" w:date="2020-03-14T21:54:00Z">
          <w:r w:rsidR="00ED2392" w:rsidRPr="003F0F56" w:rsidDel="00587168">
            <w:rPr>
              <w:sz w:val="24"/>
              <w:szCs w:val="24"/>
              <w:rPrChange w:id="1779" w:author="Ham, Yunee" w:date="2020-03-14T23:03:00Z">
                <w:rPr/>
              </w:rPrChange>
            </w:rPr>
            <w:delText>Moreove</w:delText>
          </w:r>
        </w:del>
      </w:ins>
      <w:ins w:id="1780" w:author="Zaheen, Sahira" w:date="2020-03-14T21:23:00Z">
        <w:del w:id="1781" w:author="Ki Min Lee" w:date="2020-03-14T21:54:00Z">
          <w:r w:rsidR="00254C04" w:rsidRPr="003F0F56" w:rsidDel="00587168">
            <w:rPr>
              <w:sz w:val="24"/>
              <w:szCs w:val="24"/>
              <w:rPrChange w:id="1782" w:author="Ham, Yunee" w:date="2020-03-14T23:03:00Z">
                <w:rPr/>
              </w:rPrChange>
            </w:rPr>
            <w:delText>r</w:delText>
          </w:r>
        </w:del>
      </w:ins>
      <w:ins w:id="1783" w:author="Ki Min Lee" w:date="2020-03-14T21:54:00Z">
        <w:r w:rsidR="00587168" w:rsidRPr="003F0F56">
          <w:rPr>
            <w:sz w:val="24"/>
            <w:szCs w:val="24"/>
            <w:rPrChange w:id="1784" w:author="Ham, Yunee" w:date="2020-03-14T23:03:00Z">
              <w:rPr/>
            </w:rPrChange>
          </w:rPr>
          <w:t>Moreover,</w:t>
        </w:r>
      </w:ins>
      <w:ins w:id="1785" w:author="Zaheen, Sahira" w:date="2020-03-14T21:23:00Z">
        <w:r w:rsidR="00254C04" w:rsidRPr="003F0F56">
          <w:rPr>
            <w:sz w:val="24"/>
            <w:szCs w:val="24"/>
            <w:rPrChange w:id="1786" w:author="Ham, Yunee" w:date="2020-03-14T23:03:00Z">
              <w:rPr/>
            </w:rPrChange>
          </w:rPr>
          <w:t xml:space="preserve"> </w:t>
        </w:r>
      </w:ins>
      <w:ins w:id="1787" w:author="Zaheen, Sahira" w:date="2020-03-14T21:22:00Z">
        <w:r w:rsidR="00254C04" w:rsidRPr="003F0F56">
          <w:rPr>
            <w:sz w:val="24"/>
            <w:szCs w:val="24"/>
            <w:rPrChange w:id="1788" w:author="Ham, Yunee" w:date="2020-03-14T23:03:00Z">
              <w:rPr/>
            </w:rPrChange>
          </w:rPr>
          <w:t>looking at</w:t>
        </w:r>
      </w:ins>
      <w:ins w:id="1789" w:author="Zaheen, Sahira" w:date="2020-03-14T21:21:00Z">
        <w:r w:rsidR="00ED2392" w:rsidRPr="003F0F56">
          <w:rPr>
            <w:sz w:val="24"/>
            <w:szCs w:val="24"/>
            <w:rPrChange w:id="1790" w:author="Ham, Yunee" w:date="2020-03-14T23:03:00Z">
              <w:rPr/>
            </w:rPrChange>
          </w:rPr>
          <w:t xml:space="preserve"> the confusion matrix</w:t>
        </w:r>
      </w:ins>
      <w:ins w:id="1791" w:author="Zaheen, Sahira" w:date="2020-03-14T21:22:00Z">
        <w:r w:rsidR="00254C04" w:rsidRPr="003F0F56">
          <w:rPr>
            <w:sz w:val="24"/>
            <w:szCs w:val="24"/>
            <w:rPrChange w:id="1792" w:author="Ham, Yunee" w:date="2020-03-14T23:03:00Z">
              <w:rPr/>
            </w:rPrChange>
          </w:rPr>
          <w:t>,</w:t>
        </w:r>
      </w:ins>
      <w:ins w:id="1793" w:author="Zaheen, Sahira" w:date="2020-03-14T21:21:00Z">
        <w:r w:rsidR="00ED2392" w:rsidRPr="003F0F56">
          <w:rPr>
            <w:sz w:val="24"/>
            <w:szCs w:val="24"/>
            <w:rPrChange w:id="1794" w:author="Ham, Yunee" w:date="2020-03-14T23:03:00Z">
              <w:rPr/>
            </w:rPrChange>
          </w:rPr>
          <w:t xml:space="preserve"> </w:t>
        </w:r>
      </w:ins>
      <w:ins w:id="1795" w:author="Zaheen, Sahira" w:date="2020-03-14T21:22:00Z">
        <w:r w:rsidR="00254C04" w:rsidRPr="003F0F56">
          <w:rPr>
            <w:sz w:val="24"/>
            <w:szCs w:val="24"/>
            <w:rPrChange w:id="1796" w:author="Ham, Yunee" w:date="2020-03-14T23:03:00Z">
              <w:rPr/>
            </w:rPrChange>
          </w:rPr>
          <w:t xml:space="preserve">the </w:t>
        </w:r>
      </w:ins>
      <w:ins w:id="1797" w:author="Zaheen, Sahira" w:date="2020-03-14T21:25:00Z">
        <w:r w:rsidR="00222E1C" w:rsidRPr="003F0F56">
          <w:rPr>
            <w:sz w:val="24"/>
            <w:szCs w:val="24"/>
            <w:rPrChange w:id="1798" w:author="Ham, Yunee" w:date="2020-03-14T23:03:00Z">
              <w:rPr/>
            </w:rPrChange>
          </w:rPr>
          <w:t>performance</w:t>
        </w:r>
      </w:ins>
      <w:ins w:id="1799" w:author="Zaheen, Sahira" w:date="2020-03-14T21:22:00Z">
        <w:r w:rsidR="00254C04" w:rsidRPr="003F0F56">
          <w:rPr>
            <w:sz w:val="24"/>
            <w:szCs w:val="24"/>
            <w:rPrChange w:id="1800" w:author="Ham, Yunee" w:date="2020-03-14T23:03:00Z">
              <w:rPr/>
            </w:rPrChange>
          </w:rPr>
          <w:t xml:space="preserve"> is not very significantly </w:t>
        </w:r>
      </w:ins>
      <w:ins w:id="1801" w:author="Zaheen, Sahira" w:date="2020-03-14T21:23:00Z">
        <w:r w:rsidR="00254C04" w:rsidRPr="003F0F56">
          <w:rPr>
            <w:sz w:val="24"/>
            <w:szCs w:val="24"/>
            <w:rPrChange w:id="1802" w:author="Ham, Yunee" w:date="2020-03-14T23:03:00Z">
              <w:rPr/>
            </w:rPrChange>
          </w:rPr>
          <w:t xml:space="preserve">different in logit and decision tree model. </w:t>
        </w:r>
      </w:ins>
    </w:p>
    <w:p w14:paraId="4BD1F1B1" w14:textId="77777777" w:rsidR="008802E6" w:rsidRPr="008802E6" w:rsidRDefault="008802E6" w:rsidP="008802E6">
      <w:pPr>
        <w:jc w:val="left"/>
        <w:rPr>
          <w:ins w:id="1803" w:author="Nguyen, Anh" w:date="2020-03-14T22:42:00Z"/>
        </w:rPr>
      </w:pPr>
    </w:p>
    <w:p w14:paraId="37E22002" w14:textId="77777777" w:rsidR="00BE3F27" w:rsidRDefault="00BE3F27" w:rsidP="002E0DEB">
      <w:pPr>
        <w:jc w:val="left"/>
        <w:rPr>
          <w:ins w:id="1804" w:author="Ham, Yunee" w:date="2020-03-14T21:13:00Z"/>
          <w:del w:id="1805" w:author="Nguyen, Anh" w:date="2020-03-14T22:46:00Z"/>
        </w:rPr>
      </w:pPr>
    </w:p>
    <w:p w14:paraId="51713D29" w14:textId="7DB2B808" w:rsidR="004A20D3" w:rsidRPr="00BD4CC1" w:rsidRDefault="002E0DEB" w:rsidP="00E03309">
      <w:pPr>
        <w:jc w:val="left"/>
        <w:rPr>
          <w:del w:id="1806" w:author="Nguyen, Anh" w:date="2020-03-14T22:43:00Z"/>
          <w:b/>
          <w:rPrChange w:id="1807" w:author="Ham, Yunee" w:date="2020-03-14T20:47:00Z">
            <w:rPr>
              <w:del w:id="1808" w:author="Nguyen, Anh" w:date="2020-03-14T22:43:00Z"/>
            </w:rPr>
          </w:rPrChange>
        </w:rPr>
      </w:pPr>
      <w:ins w:id="1809" w:author="Ham, Yunee" w:date="2020-03-14T21:14:00Z">
        <w:del w:id="1810" w:author="Nguyen, Anh" w:date="2020-03-14T22:43:00Z">
          <w:r>
            <w:rPr>
              <w:b/>
              <w:bCs/>
            </w:rPr>
            <w:delText>2</w:delText>
          </w:r>
        </w:del>
      </w:ins>
      <w:ins w:id="1811" w:author="Ham, Yunee" w:date="2020-03-14T20:53:00Z">
        <w:del w:id="1812" w:author="Nguyen, Anh" w:date="2020-03-14T22:43:00Z">
          <w:r w:rsidR="00E03309">
            <w:rPr>
              <w:b/>
              <w:bCs/>
            </w:rPr>
            <w:delText xml:space="preserve">. Logistic Regression </w:delText>
          </w:r>
          <w:r w:rsidR="00485007">
            <w:rPr>
              <w:b/>
              <w:bCs/>
            </w:rPr>
            <w:delText xml:space="preserve">– Airline Model </w:delText>
          </w:r>
        </w:del>
      </w:ins>
      <w:ins w:id="1813" w:author="Ham, Yunee" w:date="2020-03-14T21:13:00Z">
        <w:del w:id="1814" w:author="Nguyen, Anh" w:date="2020-03-14T22:43:00Z">
          <w:r>
            <w:rPr>
              <w:b/>
              <w:bCs/>
            </w:rPr>
            <w:delText>2</w:delText>
          </w:r>
        </w:del>
      </w:ins>
      <w:ins w:id="1815" w:author="Ham, Yunee" w:date="2020-03-14T20:53:00Z">
        <w:del w:id="1816" w:author="Nguyen, Anh" w:date="2020-03-14T22:43:00Z">
          <w:r w:rsidR="00485007">
            <w:rPr>
              <w:b/>
              <w:bCs/>
            </w:rPr>
            <w:delText xml:space="preserve">: </w:delText>
          </w:r>
        </w:del>
      </w:ins>
      <w:del w:id="1817" w:author="Nguyen, Anh" w:date="2020-03-14T22:43:00Z">
        <w:r w:rsidR="004A20D3" w:rsidRPr="00BD4CC1" w:rsidDel="00274761">
          <w:rPr>
            <w:b/>
            <w:bCs/>
            <w:rPrChange w:id="1818" w:author="Ham, Yunee" w:date="2020-03-14T20:39:00Z">
              <w:rPr/>
            </w:rPrChange>
          </w:rPr>
          <w:delText xml:space="preserve">Big </w:delText>
        </w:r>
      </w:del>
      <w:ins w:id="1819" w:author="Ham, Yunee" w:date="2020-03-14T20:33:00Z">
        <w:del w:id="1820" w:author="Nguyen, Anh" w:date="2020-03-14T22:43:00Z">
          <w:r w:rsidR="00274761" w:rsidRPr="00BD4CC1">
            <w:rPr>
              <w:b/>
              <w:bCs/>
              <w:rPrChange w:id="1821" w:author="Ham, Yunee" w:date="2020-03-14T20:39:00Z">
                <w:rPr/>
              </w:rPrChange>
            </w:rPr>
            <w:delText xml:space="preserve">Major Korean </w:delText>
          </w:r>
        </w:del>
      </w:ins>
      <w:del w:id="1822" w:author="Nguyen, Anh" w:date="2020-03-14T22:43:00Z">
        <w:r w:rsidR="004A20D3" w:rsidRPr="00BD4CC1">
          <w:rPr>
            <w:b/>
            <w:bCs/>
            <w:rPrChange w:id="1823" w:author="Ham, Yunee" w:date="2020-03-14T20:39:00Z">
              <w:rPr/>
            </w:rPrChange>
          </w:rPr>
          <w:delText>A</w:delText>
        </w:r>
        <w:r w:rsidR="004A20D3" w:rsidRPr="00BD4CC1">
          <w:rPr>
            <w:b/>
            <w:bCs/>
            <w:rPrChange w:id="1824" w:author="Ham, Yunee" w:date="2020-03-14T20:39:00Z">
              <w:rPr/>
            </w:rPrChange>
          </w:rPr>
          <w:delText>irline</w:delText>
        </w:r>
      </w:del>
      <w:ins w:id="1825" w:author="Ham, Yunee" w:date="2020-03-14T20:33:00Z">
        <w:del w:id="1826" w:author="Nguyen, Anh" w:date="2020-03-14T22:43:00Z">
          <w:r w:rsidR="00274761" w:rsidRPr="00BD4CC1">
            <w:rPr>
              <w:b/>
              <w:bCs/>
              <w:rPrChange w:id="1827" w:author="Ham, Yunee" w:date="2020-03-14T20:39:00Z">
                <w:rPr/>
              </w:rPrChange>
            </w:rPr>
            <w:delText>s</w:delText>
          </w:r>
        </w:del>
      </w:ins>
      <w:del w:id="1828" w:author="Nguyen, Anh" w:date="2020-03-14T16:57:00Z">
        <w:r w:rsidR="004A20D3" w:rsidRPr="00BD4CC1">
          <w:rPr>
            <w:b/>
            <w:bCs/>
            <w:rPrChange w:id="1829" w:author="Ham, Yunee" w:date="2020-03-14T20:39:00Z">
              <w:rPr/>
            </w:rPrChange>
          </w:rPr>
          <w:delText>s</w:delText>
        </w:r>
      </w:del>
      <w:del w:id="1830" w:author="Nguyen, Anh" w:date="2020-03-14T22:43:00Z">
        <w:r w:rsidR="004A20D3" w:rsidRPr="00BD4CC1">
          <w:rPr>
            <w:b/>
            <w:bCs/>
            <w:rPrChange w:id="1831" w:author="Ham, Yunee" w:date="2020-03-14T20:39:00Z">
              <w:rPr/>
            </w:rPrChange>
          </w:rPr>
          <w:delText xml:space="preserve"> </w:delText>
        </w:r>
      </w:del>
      <w:ins w:id="1832" w:author="Zaheen, Sahira" w:date="2020-03-14T20:17:00Z">
        <w:del w:id="1833" w:author="Nguyen, Anh" w:date="2020-03-14T22:43:00Z">
          <w:r w:rsidR="00A301DF" w:rsidRPr="00BD4CC1">
            <w:rPr>
              <w:b/>
              <w:bCs/>
              <w:rPrChange w:id="1834" w:author="Ham, Yunee" w:date="2020-03-14T20:39:00Z">
                <w:rPr/>
              </w:rPrChange>
            </w:rPr>
            <w:delText xml:space="preserve">(Korean Air </w:delText>
          </w:r>
        </w:del>
      </w:ins>
      <w:ins w:id="1835" w:author="Zaheen, Sahira" w:date="2020-03-14T20:36:00Z">
        <w:del w:id="1836" w:author="Nguyen, Anh" w:date="2020-03-14T22:43:00Z">
          <w:r w:rsidR="00D64215" w:rsidRPr="00BD4CC1">
            <w:rPr>
              <w:b/>
              <w:bCs/>
              <w:rPrChange w:id="1837" w:author="Ham, Yunee" w:date="2020-03-14T20:39:00Z">
                <w:rPr/>
              </w:rPrChange>
            </w:rPr>
            <w:delText xml:space="preserve">and Asiana Airlines </w:delText>
          </w:r>
        </w:del>
      </w:ins>
      <w:ins w:id="1838" w:author="Zaheen, Sahira" w:date="2020-03-14T20:17:00Z">
        <w:del w:id="1839" w:author="Nguyen, Anh" w:date="2020-03-14T22:43:00Z">
          <w:r w:rsidR="00A301DF" w:rsidRPr="00BD4CC1">
            <w:rPr>
              <w:b/>
              <w:bCs/>
              <w:rPrChange w:id="1840" w:author="Ham, Yunee" w:date="2020-03-14T20:39:00Z">
                <w:rPr/>
              </w:rPrChange>
            </w:rPr>
            <w:delText xml:space="preserve">vs others) </w:delText>
          </w:r>
        </w:del>
      </w:ins>
      <w:del w:id="1841" w:author="Nguyen, Anh" w:date="2020-03-14T16:57:00Z">
        <w:r w:rsidR="004A20D3" w:rsidRPr="00BD4CC1">
          <w:rPr>
            <w:b/>
            <w:bCs/>
            <w:rPrChange w:id="1842" w:author="Ham, Yunee" w:date="2020-03-14T20:39:00Z">
              <w:rPr/>
            </w:rPrChange>
          </w:rPr>
          <w:delText xml:space="preserve">Logit </w:delText>
        </w:r>
        <w:r w:rsidR="004A20D3" w:rsidRPr="00BD4CC1">
          <w:rPr>
            <w:b/>
            <w:rPrChange w:id="1843" w:author="Ham, Yunee" w:date="2020-03-14T20:40:00Z">
              <w:rPr/>
            </w:rPrChange>
          </w:rPr>
          <w:delText>Model</w:delText>
        </w:r>
      </w:del>
      <w:del w:id="1844" w:author="Nguyen, Anh" w:date="2020-03-14T22:43:00Z">
        <w:r w:rsidR="004A20D3" w:rsidRPr="00BD4CC1" w:rsidDel="00BE3F27">
          <w:rPr>
            <w:b/>
            <w:rPrChange w:id="1845" w:author="Ham, Yunee" w:date="2020-03-14T20:40:00Z">
              <w:rPr/>
            </w:rPrChange>
          </w:rPr>
          <w:delText xml:space="preserve">: </w:delText>
        </w:r>
      </w:del>
    </w:p>
    <w:p w14:paraId="6EB8C64B" w14:textId="1B2E72DA" w:rsidR="004A20D3" w:rsidRDefault="004A20D3" w:rsidP="004A20D3">
      <w:pPr>
        <w:rPr>
          <w:del w:id="1846" w:author="Nguyen, Anh" w:date="2020-03-14T22:43:00Z"/>
        </w:rPr>
      </w:pPr>
    </w:p>
    <w:p w14:paraId="1BEE928C" w14:textId="56887373" w:rsidR="004A20D3" w:rsidRDefault="004A20D3" w:rsidP="004A20D3">
      <w:pPr>
        <w:rPr>
          <w:del w:id="1847" w:author="Nguyen, Anh" w:date="2020-03-14T22:43:00Z"/>
        </w:rPr>
      </w:pPr>
    </w:p>
    <w:p w14:paraId="78973B1F" w14:textId="77777777" w:rsidR="004A20D3" w:rsidRDefault="004A20D3" w:rsidP="00553746">
      <w:pPr>
        <w:jc w:val="both"/>
        <w:rPr>
          <w:del w:id="1848" w:author="Nguyen, Anh" w:date="2020-03-14T22:43:00Z"/>
        </w:rPr>
        <w:pPrChange w:id="1849" w:author="Ham, Yunee" w:date="2020-03-14T22:38:00Z">
          <w:pPr/>
        </w:pPrChange>
      </w:pPr>
    </w:p>
    <w:p w14:paraId="6732A37E" w14:textId="77777777" w:rsidR="004A20D3" w:rsidRDefault="004A20D3" w:rsidP="00553746">
      <w:pPr>
        <w:jc w:val="both"/>
        <w:rPr>
          <w:del w:id="1850" w:author="Nguyen, Anh" w:date="2020-03-14T22:43:00Z"/>
        </w:rPr>
        <w:pPrChange w:id="1851" w:author="Ham, Yunee" w:date="2020-03-14T22:38:00Z">
          <w:pPr/>
        </w:pPrChange>
      </w:pPr>
    </w:p>
    <w:p w14:paraId="35493762" w14:textId="77777777" w:rsidR="004A20D3" w:rsidRDefault="004A20D3" w:rsidP="00553746">
      <w:pPr>
        <w:jc w:val="both"/>
        <w:rPr>
          <w:del w:id="1852" w:author="Nguyen, Anh" w:date="2020-03-14T22:43:00Z"/>
        </w:rPr>
        <w:pPrChange w:id="1853" w:author="Ham, Yunee" w:date="2020-03-14T22:38:00Z">
          <w:pPr/>
        </w:pPrChange>
      </w:pPr>
    </w:p>
    <w:p w14:paraId="778E9497" w14:textId="77777777" w:rsidR="004A20D3" w:rsidRDefault="004A20D3" w:rsidP="00553746">
      <w:pPr>
        <w:jc w:val="both"/>
        <w:rPr>
          <w:del w:id="1854" w:author="Nguyen, Anh" w:date="2020-03-14T22:43:00Z"/>
        </w:rPr>
        <w:pPrChange w:id="1855" w:author="Ham, Yunee" w:date="2020-03-14T22:38:00Z">
          <w:pPr/>
        </w:pPrChange>
      </w:pPr>
    </w:p>
    <w:p w14:paraId="4E6D6A29" w14:textId="77777777" w:rsidR="004A20D3" w:rsidRDefault="004A20D3" w:rsidP="00553746">
      <w:pPr>
        <w:jc w:val="both"/>
        <w:rPr>
          <w:del w:id="1856" w:author="Nguyen, Anh" w:date="2020-03-14T22:43:00Z"/>
        </w:rPr>
        <w:pPrChange w:id="1857" w:author="Ham, Yunee" w:date="2020-03-14T22:38:00Z">
          <w:pPr/>
        </w:pPrChange>
      </w:pPr>
    </w:p>
    <w:p w14:paraId="3360A44F" w14:textId="77777777" w:rsidR="004A20D3" w:rsidRDefault="004A20D3" w:rsidP="00553746">
      <w:pPr>
        <w:jc w:val="both"/>
        <w:rPr>
          <w:del w:id="1858" w:author="Nguyen, Anh" w:date="2020-03-14T22:43:00Z"/>
        </w:rPr>
        <w:pPrChange w:id="1859" w:author="Ham, Yunee" w:date="2020-03-14T22:38:00Z">
          <w:pPr/>
        </w:pPrChange>
      </w:pPr>
    </w:p>
    <w:p w14:paraId="24E14557" w14:textId="77777777" w:rsidR="004A20D3" w:rsidRDefault="004A20D3" w:rsidP="00553746">
      <w:pPr>
        <w:jc w:val="both"/>
        <w:rPr>
          <w:del w:id="1860" w:author="Nguyen, Anh" w:date="2020-03-14T22:43:00Z"/>
        </w:rPr>
        <w:pPrChange w:id="1861" w:author="Ham, Yunee" w:date="2020-03-14T22:38:00Z">
          <w:pPr/>
        </w:pPrChange>
      </w:pPr>
    </w:p>
    <w:p w14:paraId="060864A4" w14:textId="77777777" w:rsidR="004A20D3" w:rsidRDefault="004A20D3" w:rsidP="00553746">
      <w:pPr>
        <w:jc w:val="left"/>
        <w:rPr>
          <w:del w:id="1862" w:author="Nguyen, Anh" w:date="2020-03-14T22:43:00Z"/>
        </w:rPr>
        <w:pPrChange w:id="1863" w:author="Ham, Yunee" w:date="2020-03-14T22:38:00Z">
          <w:pPr/>
        </w:pPrChange>
      </w:pPr>
    </w:p>
    <w:p w14:paraId="1309824C" w14:textId="70EFD3D0" w:rsidR="002D1054" w:rsidRDefault="002D1054" w:rsidP="004A20D3">
      <w:pPr>
        <w:rPr>
          <w:ins w:id="1864" w:author="Ham, Yunee" w:date="2020-03-14T22:35:00Z"/>
          <w:del w:id="1865" w:author="Nguyen, Anh" w:date="2020-03-14T22:43:00Z"/>
        </w:rPr>
      </w:pPr>
      <w:del w:id="1866" w:author="Nguyen, Anh" w:date="2020-03-14T22:43:00Z">
        <w:r w:rsidDel="00BE3F27">
          <w:rPr>
            <w:noProof/>
          </w:rPr>
          <w:drawing>
            <wp:anchor distT="0" distB="0" distL="114300" distR="114300" simplePos="0" relativeHeight="251658267" behindDoc="1" locked="0" layoutInCell="1" allowOverlap="1" wp14:anchorId="6EF751CB" wp14:editId="07E1AA52">
              <wp:simplePos x="0" y="0"/>
              <wp:positionH relativeFrom="margin">
                <wp:posOffset>203835</wp:posOffset>
              </wp:positionH>
              <wp:positionV relativeFrom="paragraph">
                <wp:posOffset>0</wp:posOffset>
              </wp:positionV>
              <wp:extent cx="2536825" cy="1991995"/>
              <wp:effectExtent l="0" t="0" r="0" b="8255"/>
              <wp:wrapThrough wrapText="bothSides">
                <wp:wrapPolygon edited="0">
                  <wp:start x="0" y="0"/>
                  <wp:lineTo x="0" y="21483"/>
                  <wp:lineTo x="21411" y="21483"/>
                  <wp:lineTo x="21411"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536825" cy="1991995"/>
                      </a:xfrm>
                      <a:prstGeom prst="rect">
                        <a:avLst/>
                      </a:prstGeom>
                    </pic:spPr>
                  </pic:pic>
                </a:graphicData>
              </a:graphic>
              <wp14:sizeRelH relativeFrom="margin">
                <wp14:pctWidth>0</wp14:pctWidth>
              </wp14:sizeRelH>
              <wp14:sizeRelV relativeFrom="margin">
                <wp14:pctHeight>0</wp14:pctHeight>
              </wp14:sizeRelV>
            </wp:anchor>
          </w:drawing>
        </w:r>
      </w:del>
    </w:p>
    <w:p w14:paraId="7B77CCFD" w14:textId="1F02BD59" w:rsidR="002D1054" w:rsidRDefault="002D1054" w:rsidP="004A20D3">
      <w:pPr>
        <w:rPr>
          <w:ins w:id="1867" w:author="Ham, Yunee" w:date="2020-03-14T22:35:00Z"/>
          <w:del w:id="1868" w:author="Nguyen, Anh" w:date="2020-03-14T22:43:00Z"/>
        </w:rPr>
      </w:pPr>
    </w:p>
    <w:p w14:paraId="21845D75" w14:textId="77777777" w:rsidR="002D1054" w:rsidRDefault="002D1054" w:rsidP="004A20D3">
      <w:pPr>
        <w:rPr>
          <w:ins w:id="1869" w:author="Ham, Yunee" w:date="2020-03-14T22:35:00Z"/>
          <w:del w:id="1870" w:author="Nguyen, Anh" w:date="2020-03-14T22:43:00Z"/>
        </w:rPr>
      </w:pPr>
    </w:p>
    <w:p w14:paraId="6134E3F2" w14:textId="77777777" w:rsidR="002D1054" w:rsidRDefault="002D1054" w:rsidP="004A20D3">
      <w:pPr>
        <w:rPr>
          <w:ins w:id="1871" w:author="Ham, Yunee" w:date="2020-03-14T22:35:00Z"/>
          <w:del w:id="1872" w:author="Nguyen, Anh" w:date="2020-03-14T22:43:00Z"/>
        </w:rPr>
      </w:pPr>
    </w:p>
    <w:p w14:paraId="033E2CD7" w14:textId="70FCCDEC" w:rsidR="002D1054" w:rsidRDefault="002D1054" w:rsidP="004A20D3">
      <w:pPr>
        <w:rPr>
          <w:ins w:id="1873" w:author="Ham, Yunee" w:date="2020-03-14T22:35:00Z"/>
          <w:del w:id="1874" w:author="Nguyen, Anh" w:date="2020-03-14T22:43:00Z"/>
        </w:rPr>
      </w:pPr>
    </w:p>
    <w:p w14:paraId="095D8778" w14:textId="77777777" w:rsidR="004A20D3" w:rsidRDefault="004A20D3" w:rsidP="004A20D3">
      <w:pPr>
        <w:rPr>
          <w:del w:id="1875" w:author="Nguyen, Anh" w:date="2020-03-14T22:43:00Z"/>
        </w:rPr>
      </w:pPr>
    </w:p>
    <w:p w14:paraId="2570FD62" w14:textId="77777777" w:rsidR="004A20D3" w:rsidRDefault="004A20D3" w:rsidP="004A20D3">
      <w:pPr>
        <w:rPr>
          <w:del w:id="1876" w:author="Nguyen, Anh" w:date="2020-03-14T22:43:00Z"/>
        </w:rPr>
      </w:pPr>
    </w:p>
    <w:p w14:paraId="1A4B14E3" w14:textId="5FAFB760" w:rsidR="004A20D3" w:rsidRDefault="004A20D3" w:rsidP="004428FD">
      <w:pPr>
        <w:jc w:val="both"/>
        <w:rPr>
          <w:del w:id="1877" w:author="Nguyen, Anh" w:date="2020-03-14T22:43:00Z"/>
        </w:rPr>
        <w:pPrChange w:id="1878" w:author="Ham, Yunee" w:date="2020-03-14T21:11:00Z">
          <w:pPr/>
        </w:pPrChange>
      </w:pPr>
    </w:p>
    <w:p w14:paraId="69159DB4" w14:textId="77777777" w:rsidR="008F663C" w:rsidRPr="008F663C" w:rsidRDefault="008F663C" w:rsidP="004428FD">
      <w:pPr>
        <w:jc w:val="both"/>
        <w:rPr>
          <w:del w:id="1879" w:author="Nguyen, Anh" w:date="2020-03-14T22:43:00Z"/>
        </w:rPr>
        <w:pPrChange w:id="1880" w:author="Ham, Yunee" w:date="2020-03-14T21:11:00Z">
          <w:pPr/>
        </w:pPrChange>
      </w:pPr>
    </w:p>
    <w:p w14:paraId="7EF6B01D" w14:textId="5665C4C6" w:rsidR="004A20D3" w:rsidRDefault="004A20D3" w:rsidP="004428FD">
      <w:pPr>
        <w:jc w:val="both"/>
        <w:rPr>
          <w:del w:id="1881" w:author="Nguyen, Anh" w:date="2020-03-14T22:43:00Z"/>
        </w:rPr>
        <w:pPrChange w:id="1882" w:author="Ham, Yunee" w:date="2020-03-14T21:11:00Z">
          <w:pPr/>
        </w:pPrChange>
      </w:pPr>
    </w:p>
    <w:p w14:paraId="24AD3AD2" w14:textId="5A4C65D4" w:rsidR="004A20D3" w:rsidRDefault="004A20D3" w:rsidP="004428FD">
      <w:pPr>
        <w:jc w:val="both"/>
        <w:rPr>
          <w:del w:id="1883" w:author="Nguyen, Anh" w:date="2020-03-14T16:55:00Z"/>
        </w:rPr>
        <w:pPrChange w:id="1884" w:author="Ham, Yunee" w:date="2020-03-14T21:11:00Z">
          <w:pPr/>
        </w:pPrChange>
      </w:pPr>
    </w:p>
    <w:p w14:paraId="01A554C3" w14:textId="77777777" w:rsidR="004A20D3" w:rsidRDefault="004A20D3" w:rsidP="004428FD">
      <w:pPr>
        <w:jc w:val="both"/>
        <w:rPr>
          <w:del w:id="1885" w:author="Nguyen, Anh" w:date="2020-03-14T16:55:00Z"/>
        </w:rPr>
        <w:pPrChange w:id="1886" w:author="Ham, Yunee" w:date="2020-03-14T21:11:00Z">
          <w:pPr/>
        </w:pPrChange>
      </w:pPr>
    </w:p>
    <w:p w14:paraId="39177AA0" w14:textId="77777777" w:rsidR="004A20D3" w:rsidRDefault="004A20D3" w:rsidP="004428FD">
      <w:pPr>
        <w:jc w:val="both"/>
        <w:rPr>
          <w:del w:id="1887" w:author="Nguyen, Anh" w:date="2020-03-14T16:55:00Z"/>
        </w:rPr>
        <w:pPrChange w:id="1888" w:author="Ham, Yunee" w:date="2020-03-14T21:11:00Z">
          <w:pPr/>
        </w:pPrChange>
      </w:pPr>
    </w:p>
    <w:p w14:paraId="1B03E1D2" w14:textId="77777777" w:rsidR="004A20D3" w:rsidRDefault="004A20D3" w:rsidP="004428FD">
      <w:pPr>
        <w:jc w:val="both"/>
        <w:rPr>
          <w:del w:id="1889" w:author="Nguyen, Anh" w:date="2020-03-14T16:55:00Z"/>
        </w:rPr>
        <w:pPrChange w:id="1890" w:author="Nguyen, Anh" w:date="2020-03-14T16:54:00Z">
          <w:pPr/>
        </w:pPrChange>
      </w:pPr>
    </w:p>
    <w:p w14:paraId="7F21866F" w14:textId="77777777" w:rsidR="004A20D3" w:rsidRDefault="004A20D3" w:rsidP="004428FD">
      <w:pPr>
        <w:jc w:val="both"/>
        <w:rPr>
          <w:del w:id="1891" w:author="Nguyen, Anh" w:date="2020-03-14T16:55:00Z"/>
        </w:rPr>
        <w:pPrChange w:id="1892" w:author="Ham, Yunee" w:date="2020-03-14T21:11:00Z">
          <w:pPr/>
        </w:pPrChange>
      </w:pPr>
    </w:p>
    <w:p w14:paraId="66BB1694" w14:textId="77777777" w:rsidR="004A20D3" w:rsidRDefault="004A20D3" w:rsidP="004428FD">
      <w:pPr>
        <w:jc w:val="both"/>
        <w:rPr>
          <w:del w:id="1893" w:author="Nguyen, Anh" w:date="2020-03-14T16:55:00Z"/>
        </w:rPr>
        <w:pPrChange w:id="1894" w:author="Ham, Yunee" w:date="2020-03-14T21:11:00Z">
          <w:pPr/>
        </w:pPrChange>
      </w:pPr>
    </w:p>
    <w:p w14:paraId="61DDB9DC" w14:textId="77777777" w:rsidR="004A20D3" w:rsidRDefault="004A20D3" w:rsidP="004428FD">
      <w:pPr>
        <w:jc w:val="both"/>
        <w:rPr>
          <w:del w:id="1895" w:author="Nguyen, Anh" w:date="2020-03-14T16:55:00Z"/>
        </w:rPr>
        <w:pPrChange w:id="1896" w:author="Ham, Yunee" w:date="2020-03-14T21:11:00Z">
          <w:pPr/>
        </w:pPrChange>
      </w:pPr>
    </w:p>
    <w:p w14:paraId="0D4AA959" w14:textId="77777777" w:rsidR="004A20D3" w:rsidRPr="004A20D3" w:rsidRDefault="004A20D3" w:rsidP="004428FD">
      <w:pPr>
        <w:jc w:val="both"/>
        <w:rPr>
          <w:del w:id="1897" w:author="Nguyen, Anh" w:date="2020-03-14T16:55:00Z"/>
        </w:rPr>
        <w:pPrChange w:id="1898" w:author="Ham, Yunee" w:date="2020-03-14T21:11:00Z">
          <w:pPr/>
        </w:pPrChange>
      </w:pPr>
    </w:p>
    <w:p w14:paraId="5C7564E7" w14:textId="634D963E" w:rsidR="00DB29B5" w:rsidRPr="004A20D3" w:rsidRDefault="00DB29B5" w:rsidP="004428FD">
      <w:pPr>
        <w:jc w:val="both"/>
        <w:rPr>
          <w:del w:id="1899" w:author="Nguyen, Anh" w:date="2020-03-14T16:55:00Z"/>
        </w:rPr>
        <w:pPrChange w:id="1900" w:author="Ham, Yunee" w:date="2020-03-14T21:11:00Z">
          <w:pPr>
            <w:jc w:val="left"/>
          </w:pPr>
        </w:pPrChange>
      </w:pPr>
    </w:p>
    <w:p w14:paraId="4CA90B36" w14:textId="7B5767CC" w:rsidR="004A20D3" w:rsidRDefault="004A20D3" w:rsidP="004428FD">
      <w:pPr>
        <w:jc w:val="both"/>
        <w:rPr>
          <w:del w:id="1901" w:author="Nguyen, Anh" w:date="2020-03-14T16:48:00Z"/>
          <w:b/>
          <w:sz w:val="24"/>
          <w:szCs w:val="24"/>
        </w:rPr>
        <w:pPrChange w:id="1902" w:author="Ham, Yunee" w:date="2020-03-14T21:11:00Z">
          <w:pPr>
            <w:jc w:val="left"/>
          </w:pPr>
        </w:pPrChange>
      </w:pPr>
      <w:del w:id="1903" w:author="Nguyen, Anh" w:date="2020-03-14T16:48:00Z">
        <w:r w:rsidRPr="004A20D3">
          <w:rPr>
            <w:b/>
            <w:sz w:val="24"/>
            <w:szCs w:val="24"/>
          </w:rPr>
          <w:delText>LCC</w:delText>
        </w:r>
        <w:r>
          <w:rPr>
            <w:b/>
            <w:sz w:val="24"/>
            <w:szCs w:val="24"/>
          </w:rPr>
          <w:delText xml:space="preserve"> Logit Model: </w:delText>
        </w:r>
      </w:del>
    </w:p>
    <w:p w14:paraId="057ED4B2" w14:textId="77777777" w:rsidR="00CD2431" w:rsidDel="005C441F" w:rsidRDefault="00CD2431" w:rsidP="00B00C35">
      <w:pPr>
        <w:jc w:val="left"/>
        <w:rPr>
          <w:del w:id="1904" w:author="Nguyen, Anh" w:date="2020-03-14T22:43:00Z"/>
        </w:rPr>
      </w:pPr>
    </w:p>
    <w:p w14:paraId="1BB996CB" w14:textId="77777777" w:rsidR="00172CFC" w:rsidRDefault="00172CFC" w:rsidP="005C441F">
      <w:pPr>
        <w:jc w:val="both"/>
        <w:rPr>
          <w:ins w:id="1905" w:author="Ki Min Lee" w:date="2020-03-14T21:45:00Z"/>
          <w:del w:id="1906" w:author="Nguyen, Anh" w:date="2020-03-14T22:43:00Z"/>
        </w:rPr>
      </w:pPr>
    </w:p>
    <w:p w14:paraId="4857938C" w14:textId="20125BF5" w:rsidR="002C4338" w:rsidRPr="002C4338" w:rsidDel="00172CFC" w:rsidRDefault="003047F6">
      <w:pPr>
        <w:jc w:val="both"/>
        <w:rPr>
          <w:ins w:id="1907" w:author="Ham, Yunee" w:date="2020-03-14T20:55:00Z"/>
          <w:del w:id="1908" w:author="Nguyen, Anh" w:date="2020-03-14T22:43:00Z"/>
        </w:rPr>
      </w:pPr>
      <w:ins w:id="1909" w:author="Zaheen, Sahira" w:date="2020-03-14T20:14:00Z">
        <w:del w:id="1910" w:author="Nguyen, Anh" w:date="2020-03-14T22:43:00Z">
          <w:r w:rsidDel="00172CFC">
            <w:delText xml:space="preserve">Between </w:delText>
          </w:r>
        </w:del>
      </w:ins>
      <w:commentRangeStart w:id="1911"/>
      <w:ins w:id="1912" w:author="Zaheen, Sahira" w:date="2020-03-14T20:15:00Z">
        <w:del w:id="1913" w:author="Nguyen, Anh" w:date="2020-03-14T22:43:00Z">
          <w:r w:rsidDel="00172CFC">
            <w:delText>big</w:delText>
          </w:r>
        </w:del>
      </w:ins>
      <w:ins w:id="1914" w:author="Zaheen, Sahira" w:date="2020-03-14T20:14:00Z">
        <w:del w:id="1915" w:author="Nguyen, Anh" w:date="2020-03-14T22:43:00Z">
          <w:r w:rsidR="00C40B31" w:rsidDel="00172CFC">
            <w:delText xml:space="preserve"> </w:delText>
          </w:r>
        </w:del>
      </w:ins>
      <w:commentRangeEnd w:id="1911"/>
      <w:del w:id="1916" w:author="Nguyen, Anh" w:date="2020-03-14T22:43:00Z">
        <w:r w:rsidR="00AD6D74" w:rsidDel="00172CFC">
          <w:rPr>
            <w:rStyle w:val="CommentReference"/>
          </w:rPr>
          <w:commentReference w:id="1911"/>
        </w:r>
      </w:del>
      <w:ins w:id="1917" w:author="Zaheen, Sahira" w:date="2020-03-14T20:14:00Z">
        <w:del w:id="1918" w:author="Nguyen, Anh" w:date="2020-03-14T22:43:00Z">
          <w:r w:rsidR="00C40B31" w:rsidDel="00172CFC">
            <w:delText>airline</w:delText>
          </w:r>
        </w:del>
      </w:ins>
      <w:ins w:id="1919" w:author="Zaheen, Sahira" w:date="2020-03-14T20:36:00Z">
        <w:del w:id="1920" w:author="Nguyen, Anh" w:date="2020-03-14T22:43:00Z">
          <w:r w:rsidR="00D64215" w:rsidDel="00172CFC">
            <w:delText>s</w:delText>
          </w:r>
        </w:del>
      </w:ins>
      <w:ins w:id="1921" w:author="Zaheen, Sahira" w:date="2020-03-14T20:14:00Z">
        <w:del w:id="1922" w:author="Nguyen, Anh" w:date="2020-03-14T22:43:00Z">
          <w:r w:rsidR="00C40B31" w:rsidDel="00172CFC">
            <w:delText xml:space="preserve"> </w:delText>
          </w:r>
        </w:del>
      </w:ins>
      <w:ins w:id="1923" w:author="Zaheen, Sahira" w:date="2020-03-14T20:15:00Z">
        <w:del w:id="1924" w:author="Nguyen, Anh" w:date="2020-03-14T22:43:00Z">
          <w:r w:rsidDel="00172CFC">
            <w:delText>(Korean Air</w:delText>
          </w:r>
        </w:del>
      </w:ins>
      <w:ins w:id="1925" w:author="Zaheen, Sahira" w:date="2020-03-14T20:36:00Z">
        <w:del w:id="1926" w:author="Nguyen, Anh" w:date="2020-03-14T22:43:00Z">
          <w:r w:rsidR="00D64215" w:rsidDel="00172CFC">
            <w:delText xml:space="preserve"> and Asiana</w:delText>
          </w:r>
        </w:del>
      </w:ins>
      <w:ins w:id="1927" w:author="Zaheen, Sahira" w:date="2020-03-14T20:37:00Z">
        <w:del w:id="1928" w:author="Nguyen, Anh" w:date="2020-03-14T22:43:00Z">
          <w:r w:rsidR="00D64215" w:rsidDel="00172CFC">
            <w:delText xml:space="preserve"> </w:delText>
          </w:r>
        </w:del>
      </w:ins>
      <w:ins w:id="1929" w:author="Zaheen, Sahira" w:date="2020-03-14T20:36:00Z">
        <w:del w:id="1930" w:author="Nguyen, Anh" w:date="2020-03-14T22:43:00Z">
          <w:r w:rsidR="00D64215" w:rsidDel="00172CFC">
            <w:delText>Airlines</w:delText>
          </w:r>
        </w:del>
      </w:ins>
      <w:ins w:id="1931" w:author="Zaheen, Sahira" w:date="2020-03-14T20:14:00Z">
        <w:del w:id="1932" w:author="Nguyen, Anh" w:date="2020-03-14T22:43:00Z">
          <w:r w:rsidR="00C40B31" w:rsidDel="00172CFC">
            <w:delText xml:space="preserve"> vs others) </w:delText>
          </w:r>
          <w:r w:rsidDel="00172CFC">
            <w:delText>logit and decision tree</w:delText>
          </w:r>
        </w:del>
      </w:ins>
      <w:ins w:id="1933" w:author="Zaheen, Sahira" w:date="2020-03-14T20:15:00Z">
        <w:del w:id="1934" w:author="Nguyen, Anh" w:date="2020-03-14T22:43:00Z">
          <w:r w:rsidDel="00172CFC">
            <w:delText xml:space="preserve"> </w:delText>
          </w:r>
        </w:del>
      </w:ins>
      <w:ins w:id="1935" w:author="Zaheen, Sahira" w:date="2020-03-14T20:14:00Z">
        <w:del w:id="1936" w:author="Nguyen, Anh" w:date="2020-03-14T22:43:00Z">
          <w:r w:rsidR="00C40B31" w:rsidDel="00172CFC">
            <w:delText>model comparison, logit model</w:delText>
          </w:r>
        </w:del>
      </w:ins>
      <w:ins w:id="1937" w:author="Zaheen, Sahira" w:date="2020-03-14T20:15:00Z">
        <w:del w:id="1938" w:author="Nguyen, Anh" w:date="2020-03-14T22:43:00Z">
          <w:r w:rsidDel="00172CFC">
            <w:delText>’s</w:delText>
          </w:r>
        </w:del>
      </w:ins>
      <w:ins w:id="1939" w:author="Zaheen, Sahira" w:date="2020-03-14T20:14:00Z">
        <w:del w:id="1940" w:author="Nguyen, Anh" w:date="2020-03-14T22:43:00Z">
          <w:r w:rsidR="00C40B31" w:rsidDel="00172CFC">
            <w:delText xml:space="preserve"> AUC score is approximately 0.02 higher than the decision tree model</w:delText>
          </w:r>
        </w:del>
      </w:ins>
      <w:ins w:id="1941" w:author="Zaheen, Sahira" w:date="2020-03-14T20:16:00Z">
        <w:del w:id="1942" w:author="Nguyen, Anh" w:date="2020-03-14T22:43:00Z">
          <w:r w:rsidDel="00172CFC">
            <w:delText xml:space="preserve">. Hence, logit model </w:delText>
          </w:r>
          <w:r w:rsidR="004C0BEE" w:rsidDel="00172CFC">
            <w:delText xml:space="preserve">appears to </w:delText>
          </w:r>
          <w:r w:rsidR="00077848" w:rsidDel="00172CFC">
            <w:delText xml:space="preserve">be </w:delText>
          </w:r>
        </w:del>
      </w:ins>
      <w:ins w:id="1943" w:author="Zaheen, Sahira" w:date="2020-03-14T20:17:00Z">
        <w:del w:id="1944" w:author="Nguyen, Anh" w:date="2020-03-14T22:43:00Z">
          <w:r w:rsidR="00077848" w:rsidDel="00172CFC">
            <w:delText xml:space="preserve">a better descriptive model </w:delText>
          </w:r>
          <w:r w:rsidR="00A301DF" w:rsidDel="00172CFC">
            <w:delText xml:space="preserve">than decision tree. </w:delText>
          </w:r>
        </w:del>
      </w:ins>
    </w:p>
    <w:p w14:paraId="5CFB0C2B" w14:textId="77777777" w:rsidR="00DD2AB8" w:rsidRPr="00DD2AB8" w:rsidRDefault="00DD2AB8" w:rsidP="00E30758">
      <w:pPr>
        <w:jc w:val="left"/>
        <w:rPr>
          <w:del w:id="1945" w:author="Nguyen, Anh" w:date="2020-03-14T22:43:00Z"/>
        </w:rPr>
      </w:pPr>
    </w:p>
    <w:p w14:paraId="0000033B" w14:textId="7E31695E" w:rsidR="00A95D10" w:rsidRDefault="00A301DF">
      <w:pPr>
        <w:pStyle w:val="Caption"/>
        <w:jc w:val="both"/>
        <w:rPr>
          <w:del w:id="1946" w:author="Nguyen, Anh" w:date="2020-03-14T22:43:00Z"/>
        </w:rPr>
        <w:pPrChange w:id="1947" w:author="Nguyen, Anh" w:date="2020-03-14T16:54:00Z">
          <w:pPr>
            <w:jc w:val="left"/>
          </w:pPr>
        </w:pPrChange>
      </w:pPr>
      <w:ins w:id="1948" w:author="Zaheen, Sahira" w:date="2020-03-14T20:17:00Z">
        <w:del w:id="1949" w:author="Nguyen, Anh" w:date="2020-03-14T22:43:00Z">
          <w:r w:rsidRPr="00485007" w:rsidDel="00BE3F27">
            <w:rPr>
              <w:b/>
              <w:bCs/>
              <w:rPrChange w:id="1950" w:author="Ham, Yunee" w:date="2020-03-14T20:53:00Z">
                <w:rPr/>
              </w:rPrChange>
            </w:rPr>
            <w:delText>:</w:delText>
          </w:r>
        </w:del>
      </w:ins>
      <w:del w:id="1951" w:author="Nguyen, Anh" w:date="2020-03-14T22:43:00Z">
        <w:r w:rsidR="00DA2CE1">
          <w:rPr>
            <w:i w:val="0"/>
          </w:rPr>
          <w:drawing>
            <wp:anchor distT="0" distB="0" distL="114300" distR="114300" simplePos="0" relativeHeight="251658257" behindDoc="1" locked="0" layoutInCell="1" allowOverlap="1" wp14:anchorId="107DCC60" wp14:editId="7F822633">
              <wp:simplePos x="0" y="0"/>
              <wp:positionH relativeFrom="column">
                <wp:align>left</wp:align>
              </wp:positionH>
              <wp:positionV relativeFrom="paragraph">
                <wp:posOffset>0</wp:posOffset>
              </wp:positionV>
              <wp:extent cx="2498964" cy="1976033"/>
              <wp:effectExtent l="0" t="0" r="0" b="0"/>
              <wp:wrapNone/>
              <wp:docPr id="42672959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54">
                        <a:extLst>
                          <a:ext uri="{28A0092B-C50C-407E-A947-70E740481C1C}">
                            <a14:useLocalDpi xmlns:a14="http://schemas.microsoft.com/office/drawing/2010/main" val="0"/>
                          </a:ext>
                        </a:extLst>
                      </a:blip>
                      <a:stretch>
                        <a:fillRect/>
                      </a:stretch>
                    </pic:blipFill>
                    <pic:spPr>
                      <a:xfrm>
                        <a:off x="0" y="0"/>
                        <a:ext cx="2498964" cy="1976033"/>
                      </a:xfrm>
                      <a:prstGeom prst="rect">
                        <a:avLst/>
                      </a:prstGeom>
                    </pic:spPr>
                  </pic:pic>
                </a:graphicData>
              </a:graphic>
              <wp14:sizeRelH relativeFrom="page">
                <wp14:pctWidth>0</wp14:pctWidth>
              </wp14:sizeRelH>
              <wp14:sizeRelV relativeFrom="page">
                <wp14:pctHeight>0</wp14:pctHeight>
              </wp14:sizeRelV>
            </wp:anchor>
          </w:drawing>
        </w:r>
        <w:r w:rsidR="00DA2CE1">
          <w:rPr>
            <w:i w:val="0"/>
          </w:rPr>
          <w:drawing>
            <wp:anchor distT="0" distB="0" distL="114300" distR="114300" simplePos="0" relativeHeight="251658258" behindDoc="1" locked="0" layoutInCell="1" allowOverlap="1" wp14:anchorId="4219AFF1" wp14:editId="6D9BA7ED">
              <wp:simplePos x="0" y="0"/>
              <wp:positionH relativeFrom="column">
                <wp:align>left</wp:align>
              </wp:positionH>
              <wp:positionV relativeFrom="paragraph">
                <wp:posOffset>0</wp:posOffset>
              </wp:positionV>
              <wp:extent cx="2737485" cy="2143125"/>
              <wp:effectExtent l="0" t="0" r="0" b="0"/>
              <wp:wrapNone/>
              <wp:docPr id="32418409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56">
                        <a:extLst>
                          <a:ext uri="{28A0092B-C50C-407E-A947-70E740481C1C}">
                            <a14:useLocalDpi xmlns:a14="http://schemas.microsoft.com/office/drawing/2010/main" val="0"/>
                          </a:ext>
                        </a:extLst>
                      </a:blip>
                      <a:stretch>
                        <a:fillRect/>
                      </a:stretch>
                    </pic:blipFill>
                    <pic:spPr>
                      <a:xfrm>
                        <a:off x="0" y="0"/>
                        <a:ext cx="2737485" cy="2143125"/>
                      </a:xfrm>
                      <a:prstGeom prst="rect">
                        <a:avLst/>
                      </a:prstGeom>
                    </pic:spPr>
                  </pic:pic>
                </a:graphicData>
              </a:graphic>
              <wp14:sizeRelH relativeFrom="page">
                <wp14:pctWidth>0</wp14:pctWidth>
              </wp14:sizeRelH>
              <wp14:sizeRelV relativeFrom="page">
                <wp14:pctHeight>0</wp14:pctHeight>
              </wp14:sizeRelV>
            </wp:anchor>
          </w:drawing>
        </w:r>
      </w:del>
    </w:p>
    <w:p w14:paraId="613BBB5F" w14:textId="6FA621B0" w:rsidR="004C22BB" w:rsidRDefault="004C22BB" w:rsidP="004C22BB">
      <w:pPr>
        <w:jc w:val="left"/>
        <w:rPr>
          <w:del w:id="1952" w:author="Nguyen, Anh" w:date="2020-03-14T22:43:00Z"/>
        </w:rPr>
      </w:pPr>
    </w:p>
    <w:p w14:paraId="7E6DEF2C" w14:textId="7A8C0671" w:rsidR="00621674" w:rsidRPr="00323185" w:rsidRDefault="00621674" w:rsidP="004428FD">
      <w:pPr>
        <w:jc w:val="left"/>
        <w:rPr>
          <w:ins w:id="1953" w:author="Ki Min Lee" w:date="2020-03-14T19:29:00Z"/>
          <w:del w:id="1954" w:author="Nguyen, Anh" w:date="2020-03-14T22:43:00Z"/>
          <w:b/>
          <w:color w:val="AA0000"/>
        </w:rPr>
        <w:pPrChange w:id="1955" w:author="Zaheen, Sahira" w:date="2020-03-14T20:47:00Z">
          <w:pPr>
            <w:pStyle w:val="ListParagraph"/>
            <w:numPr>
              <w:numId w:val="3"/>
            </w:numPr>
            <w:ind w:hanging="360"/>
            <w:jc w:val="left"/>
          </w:pPr>
        </w:pPrChange>
      </w:pPr>
      <w:ins w:id="1956" w:author="Ki Min Lee" w:date="2020-03-14T19:29:00Z">
        <w:del w:id="1957" w:author="Nguyen, Anh" w:date="2020-03-14T22:43:00Z">
          <w:r>
            <w:delText>As stated above, the model including the number of transports gives a better description for the data than the model including access time.</w:delText>
          </w:r>
        </w:del>
      </w:ins>
    </w:p>
    <w:p w14:paraId="5A7D75AD" w14:textId="77777777" w:rsidR="00621674" w:rsidRPr="004B7723" w:rsidRDefault="00621674" w:rsidP="004428FD">
      <w:pPr>
        <w:jc w:val="left"/>
        <w:rPr>
          <w:ins w:id="1958" w:author="Ki Min Lee" w:date="2020-03-14T19:29:00Z"/>
          <w:del w:id="1959" w:author="Nguyen, Anh" w:date="2020-03-14T22:43:00Z"/>
        </w:rPr>
        <w:pPrChange w:id="1960" w:author="Zaheen, Sahira" w:date="2020-03-14T20:47:00Z">
          <w:pPr>
            <w:pStyle w:val="ListParagraph"/>
            <w:numPr>
              <w:numId w:val="3"/>
            </w:numPr>
            <w:ind w:hanging="360"/>
            <w:jc w:val="left"/>
          </w:pPr>
        </w:pPrChange>
      </w:pPr>
      <w:ins w:id="1961" w:author="Ki Min Lee" w:date="2020-03-14T19:29:00Z">
        <w:del w:id="1962" w:author="Nguyen, Anh" w:date="2020-03-14T22:43:00Z">
          <w:r>
            <w:delText>The area under the ROC curve shows the performance of an algorithm for the data classification compared to a random classification.</w:delText>
          </w:r>
        </w:del>
      </w:ins>
    </w:p>
    <w:p w14:paraId="1A185015" w14:textId="77777777" w:rsidR="00621674" w:rsidRDefault="00621674" w:rsidP="004428FD">
      <w:pPr>
        <w:jc w:val="left"/>
        <w:rPr>
          <w:ins w:id="1963" w:author="Ki Min Lee" w:date="2020-03-14T19:29:00Z"/>
          <w:del w:id="1964" w:author="Nguyen, Anh" w:date="2020-03-14T22:43:00Z"/>
        </w:rPr>
        <w:pPrChange w:id="1965" w:author="Zaheen, Sahira" w:date="2020-03-14T20:47:00Z">
          <w:pPr>
            <w:pStyle w:val="ListParagraph"/>
            <w:numPr>
              <w:numId w:val="3"/>
            </w:numPr>
            <w:ind w:hanging="360"/>
            <w:jc w:val="left"/>
          </w:pPr>
        </w:pPrChange>
      </w:pPr>
      <w:ins w:id="1966" w:author="Ki Min Lee" w:date="2020-03-14T19:29:00Z">
        <w:del w:id="1967" w:author="Nguyen, Anh" w:date="2020-03-14T22:43:00Z">
          <w:r>
            <w:delText>The ROC curve of the decision tree model</w:delText>
          </w:r>
        </w:del>
      </w:ins>
    </w:p>
    <w:p w14:paraId="31C4EE20" w14:textId="00093888" w:rsidR="00621674" w:rsidRDefault="00621674" w:rsidP="004428FD">
      <w:pPr>
        <w:jc w:val="left"/>
        <w:rPr>
          <w:ins w:id="1968" w:author="Ki Min Lee" w:date="2020-03-14T19:29:00Z"/>
          <w:del w:id="1969" w:author="Nguyen, Anh" w:date="2020-03-14T22:43:00Z"/>
        </w:rPr>
        <w:pPrChange w:id="1970" w:author="Zaheen, Sahira" w:date="2020-03-14T20:47:00Z">
          <w:pPr>
            <w:pStyle w:val="ListParagraph"/>
            <w:numPr>
              <w:numId w:val="3"/>
            </w:numPr>
            <w:ind w:hanging="360"/>
            <w:jc w:val="left"/>
          </w:pPr>
        </w:pPrChange>
      </w:pPr>
      <w:ins w:id="1971" w:author="Ki Min Lee" w:date="2020-03-14T19:29:00Z">
        <w:del w:id="1972" w:author="Nguyen, Anh" w:date="2020-03-14T22:43:00Z">
          <w:r>
            <w:delText>Compared ROC curve and AUC scores of logit Notransport airport model and decision airport model</w:delText>
          </w:r>
        </w:del>
      </w:ins>
    </w:p>
    <w:p w14:paraId="6AF019D0" w14:textId="73F6B440" w:rsidR="00621674" w:rsidRDefault="00621674" w:rsidP="004428FD">
      <w:pPr>
        <w:jc w:val="left"/>
        <w:rPr>
          <w:ins w:id="1973" w:author="Ki Min Lee" w:date="2020-03-14T19:29:00Z"/>
          <w:del w:id="1974" w:author="Nguyen, Anh" w:date="2020-03-14T22:43:00Z"/>
        </w:rPr>
        <w:pPrChange w:id="1975" w:author="Zaheen, Sahira" w:date="2020-03-14T20:47:00Z">
          <w:pPr>
            <w:pStyle w:val="ListParagraph"/>
            <w:numPr>
              <w:numId w:val="3"/>
            </w:numPr>
            <w:ind w:hanging="360"/>
            <w:jc w:val="left"/>
          </w:pPr>
        </w:pPrChange>
      </w:pPr>
      <w:ins w:id="1976" w:author="Ki Min Lee" w:date="2020-03-14T19:29:00Z">
        <w:del w:id="1977" w:author="Nguyen, Anh" w:date="2020-03-14T22:43:00Z">
          <w:r>
            <w:delText>Logit model shows slightly better performance as its AUC score is about 0.05 higher than the airport decision tree model</w:delText>
          </w:r>
        </w:del>
      </w:ins>
    </w:p>
    <w:p w14:paraId="181B38C0" w14:textId="5558BD00" w:rsidR="00621674" w:rsidRDefault="00621674" w:rsidP="004428FD">
      <w:pPr>
        <w:jc w:val="left"/>
        <w:rPr>
          <w:ins w:id="1978" w:author="Ki Min Lee" w:date="2020-03-14T19:29:00Z"/>
          <w:del w:id="1979" w:author="Nguyen, Anh" w:date="2020-03-14T22:43:00Z"/>
        </w:rPr>
        <w:pPrChange w:id="1980" w:author="Zaheen, Sahira" w:date="2020-03-14T20:47:00Z">
          <w:pPr>
            <w:pStyle w:val="ListParagraph"/>
            <w:numPr>
              <w:numId w:val="3"/>
            </w:numPr>
            <w:ind w:hanging="360"/>
            <w:jc w:val="left"/>
          </w:pPr>
        </w:pPrChange>
      </w:pPr>
      <w:ins w:id="1981" w:author="Ki Min Lee" w:date="2020-03-14T19:29:00Z">
        <w:del w:id="1982" w:author="Nguyen, Anh" w:date="2020-03-14T22:43:00Z">
          <w:r>
            <w:delText>In big airline models comparison, logit model does slightly better as its AUC score is approximately 0.02 higher than the decision tree model</w:delText>
          </w:r>
        </w:del>
      </w:ins>
    </w:p>
    <w:tbl>
      <w:tblPr>
        <w:tblStyle w:val="TableGrid"/>
        <w:tblpPr w:leftFromText="180" w:rightFromText="180" w:vertAnchor="text" w:horzAnchor="margin" w:tblpY="172"/>
        <w:tblW w:w="3325" w:type="dxa"/>
        <w:tblLook w:val="04A0" w:firstRow="1" w:lastRow="0" w:firstColumn="1" w:lastColumn="0" w:noHBand="0" w:noVBand="1"/>
      </w:tblPr>
      <w:tblGrid>
        <w:gridCol w:w="1705"/>
        <w:gridCol w:w="1620"/>
      </w:tblGrid>
      <w:tr w:rsidR="00EF4878" w:rsidRPr="00602EDC" w14:paraId="1F1A1F81" w14:textId="77777777" w:rsidTr="00EF4878">
        <w:trPr>
          <w:trHeight w:val="423"/>
          <w:ins w:id="1983" w:author="Ki Min Lee" w:date="2020-03-14T20:57:00Z"/>
          <w:del w:id="1984" w:author="Nguyen, Anh" w:date="2020-03-14T22:43:00Z"/>
        </w:trPr>
        <w:tc>
          <w:tcPr>
            <w:tcW w:w="3325" w:type="dxa"/>
            <w:gridSpan w:val="2"/>
            <w:shd w:val="clear" w:color="auto" w:fill="000000" w:themeFill="text1"/>
          </w:tcPr>
          <w:p w14:paraId="76366052" w14:textId="3FAC5634" w:rsidR="00EF4878" w:rsidRPr="00602EDC" w:rsidRDefault="00621674" w:rsidP="00EF4878">
            <w:pPr>
              <w:jc w:val="both"/>
              <w:rPr>
                <w:ins w:id="1985" w:author="Ki Min Lee" w:date="2020-03-14T20:57:00Z"/>
                <w:del w:id="1986" w:author="Nguyen, Anh" w:date="2020-03-14T22:43:00Z"/>
                <w:rFonts w:ascii="Times" w:hAnsi="Times"/>
                <w:bCs/>
                <w:sz w:val="20"/>
                <w:szCs w:val="20"/>
              </w:rPr>
            </w:pPr>
            <w:ins w:id="1987" w:author="Ki Min Lee" w:date="2020-03-14T19:29:00Z">
              <w:del w:id="1988" w:author="Nguyen, Anh" w:date="2020-03-14T22:43:00Z">
                <w:r w:rsidDel="002E0DEB">
                  <w:delText xml:space="preserve">For the regrouped data for </w:delText>
                </w:r>
              </w:del>
            </w:ins>
            <w:ins w:id="1989" w:author="Zaheen, Sahira" w:date="2020-03-14T20:37:00Z">
              <w:del w:id="1990" w:author="Nguyen, Anh" w:date="2020-03-14T22:43:00Z">
                <w:r w:rsidR="00D64215" w:rsidDel="002E0DEB">
                  <w:delText xml:space="preserve">Korean </w:delText>
                </w:r>
              </w:del>
            </w:ins>
            <w:ins w:id="1991" w:author="Ki Min Lee" w:date="2020-03-14T19:29:00Z">
              <w:del w:id="1992" w:author="Nguyen, Anh" w:date="2020-03-14T22:43:00Z">
                <w:r w:rsidDel="002E0DEB">
                  <w:delText>LCC vs. other airlines, logit</w:delText>
                </w:r>
              </w:del>
            </w:ins>
            <w:ins w:id="1993" w:author="Zaheen, Sahira" w:date="2020-03-14T20:38:00Z">
              <w:del w:id="1994" w:author="Nguyen, Anh" w:date="2020-03-14T22:43:00Z">
                <w:r w:rsidDel="002E0DEB">
                  <w:delText xml:space="preserve"> </w:delText>
                </w:r>
                <w:r w:rsidR="008C6C18" w:rsidDel="002E0DEB">
                  <w:delText>model again</w:delText>
                </w:r>
              </w:del>
            </w:ins>
            <w:ins w:id="1995" w:author="Ki Min Lee" w:date="2020-03-14T19:29:00Z">
              <w:del w:id="1996" w:author="Nguyen, Anh" w:date="2020-03-14T22:43:00Z">
                <w:r w:rsidDel="002E0DEB">
                  <w:delText xml:space="preserve"> </w:delText>
                </w:r>
              </w:del>
            </w:ins>
            <w:ins w:id="1997" w:author="Zaheen, Sahira" w:date="2020-03-14T20:38:00Z">
              <w:del w:id="1998" w:author="Nguyen, Anh" w:date="2020-03-14T22:43:00Z">
                <w:r w:rsidR="008C6C18" w:rsidDel="002E0DEB">
                  <w:delText xml:space="preserve">performs better than </w:delText>
                </w:r>
              </w:del>
            </w:ins>
            <w:ins w:id="1999" w:author="Ki Min Lee" w:date="2020-03-14T19:29:00Z">
              <w:del w:id="2000" w:author="Nguyen, Anh" w:date="2020-03-14T22:43:00Z">
                <w:r w:rsidDel="002E0DEB">
                  <w:delText xml:space="preserve">still does better, the </w:delText>
                </w:r>
              </w:del>
            </w:ins>
            <w:ins w:id="2001" w:author="Zaheen, Sahira" w:date="2020-03-14T20:38:00Z">
              <w:del w:id="2002" w:author="Nguyen, Anh" w:date="2020-03-14T22:43:00Z">
                <w:r w:rsidR="008C6C18" w:rsidDel="002E0DEB">
                  <w:delText>decision tree</w:delText>
                </w:r>
                <w:r w:rsidR="003E4C26" w:rsidDel="002E0DEB">
                  <w:delText>. Logit model’s</w:delText>
                </w:r>
              </w:del>
            </w:ins>
            <w:ins w:id="2003" w:author="Zaheen, Sahira" w:date="2020-03-14T20:39:00Z">
              <w:del w:id="2004" w:author="Nguyen, Anh" w:date="2020-03-14T22:43:00Z">
                <w:r w:rsidR="003E4C26" w:rsidDel="002E0DEB">
                  <w:delText xml:space="preserve"> </w:delText>
                </w:r>
                <w:r w:rsidR="00E73E8A" w:rsidDel="002E0DEB">
                  <w:delText xml:space="preserve">AUC </w:delText>
                </w:r>
              </w:del>
            </w:ins>
            <w:ins w:id="2005" w:author="Ki Min Lee" w:date="2020-03-14T19:29:00Z">
              <w:del w:id="2006" w:author="Nguyen, Anh" w:date="2020-03-14T22:43:00Z">
                <w:r w:rsidDel="002E0DEB">
                  <w:delText>score is about 0.09 higher than the decision tree model.</w:delText>
                </w:r>
              </w:del>
            </w:ins>
            <w:ins w:id="2007" w:author="Ki Min Lee" w:date="2020-03-14T20:57:00Z">
              <w:del w:id="2008" w:author="Nguyen, Anh" w:date="2020-03-14T22:43:00Z">
                <w:r w:rsidR="00EF4878">
                  <w:rPr>
                    <w:rFonts w:ascii="Times" w:hAnsi="Times"/>
                    <w:bCs/>
                    <w:sz w:val="20"/>
                    <w:szCs w:val="20"/>
                  </w:rPr>
                  <w:delText xml:space="preserve">Confusion Matrix – Airport choice model: </w:delText>
                </w:r>
                <w:r w:rsidR="00EF4878">
                  <w:rPr>
                    <w:rFonts w:ascii="Times" w:hAnsi="Times"/>
                    <w:b/>
                    <w:sz w:val="20"/>
                    <w:szCs w:val="20"/>
                  </w:rPr>
                  <w:delText xml:space="preserve">Logistic Regression Model 1 </w:delText>
                </w:r>
                <w:r w:rsidR="00EF4878">
                  <w:rPr>
                    <w:rFonts w:ascii="Times" w:hAnsi="Times"/>
                    <w:bCs/>
                    <w:sz w:val="20"/>
                    <w:szCs w:val="20"/>
                  </w:rPr>
                  <w:delText xml:space="preserve"> </w:delText>
                </w:r>
              </w:del>
            </w:ins>
          </w:p>
        </w:tc>
      </w:tr>
      <w:tr w:rsidR="00EF4878" w:rsidRPr="00602EDC" w14:paraId="07630B11" w14:textId="77777777" w:rsidTr="00EF4878">
        <w:trPr>
          <w:trHeight w:val="423"/>
          <w:ins w:id="2009" w:author="Ki Min Lee" w:date="2020-03-14T20:57:00Z"/>
          <w:del w:id="2010" w:author="Nguyen, Anh" w:date="2020-03-14T22:43:00Z"/>
        </w:trPr>
        <w:tc>
          <w:tcPr>
            <w:tcW w:w="1705" w:type="dxa"/>
          </w:tcPr>
          <w:p w14:paraId="48375920" w14:textId="35926676" w:rsidR="00EF4878" w:rsidRPr="00602EDC" w:rsidRDefault="00EF4878" w:rsidP="00EF4878">
            <w:pPr>
              <w:jc w:val="both"/>
              <w:rPr>
                <w:ins w:id="2011" w:author="Ki Min Lee" w:date="2020-03-14T20:57:00Z"/>
                <w:del w:id="2012" w:author="Nguyen, Anh" w:date="2020-03-14T22:43:00Z"/>
                <w:rFonts w:ascii="Times" w:hAnsi="Times"/>
                <w:bCs/>
                <w:sz w:val="20"/>
                <w:szCs w:val="20"/>
              </w:rPr>
            </w:pPr>
            <w:ins w:id="2013" w:author="Ki Min Lee" w:date="2020-03-14T20:57:00Z">
              <w:del w:id="2014" w:author="Nguyen, Anh" w:date="2020-03-14T22:43:00Z">
                <w:r>
                  <w:delText xml:space="preserve">Accuracy Rate </w:delText>
                </w:r>
              </w:del>
            </w:ins>
          </w:p>
        </w:tc>
        <w:tc>
          <w:tcPr>
            <w:tcW w:w="1620" w:type="dxa"/>
          </w:tcPr>
          <w:p w14:paraId="0E63027C" w14:textId="4C718420" w:rsidR="00EF4878" w:rsidRPr="00602EDC" w:rsidRDefault="00EF4878" w:rsidP="00EF4878">
            <w:pPr>
              <w:jc w:val="both"/>
              <w:rPr>
                <w:ins w:id="2015" w:author="Ki Min Lee" w:date="2020-03-14T20:57:00Z"/>
                <w:del w:id="2016" w:author="Nguyen, Anh" w:date="2020-03-14T22:43:00Z"/>
                <w:rFonts w:ascii="Times" w:hAnsi="Times"/>
                <w:bCs/>
                <w:sz w:val="20"/>
                <w:szCs w:val="20"/>
              </w:rPr>
            </w:pPr>
          </w:p>
        </w:tc>
      </w:tr>
      <w:tr w:rsidR="00EF4878" w:rsidRPr="00602EDC" w14:paraId="2982AF69" w14:textId="77777777" w:rsidTr="00EF4878">
        <w:trPr>
          <w:trHeight w:val="423"/>
          <w:ins w:id="2017" w:author="Ki Min Lee" w:date="2020-03-14T20:57:00Z"/>
          <w:del w:id="2018" w:author="Nguyen, Anh" w:date="2020-03-14T22:43:00Z"/>
        </w:trPr>
        <w:tc>
          <w:tcPr>
            <w:tcW w:w="1705" w:type="dxa"/>
          </w:tcPr>
          <w:p w14:paraId="7DAC519B" w14:textId="394CA9C4" w:rsidR="00EF4878" w:rsidRPr="00602EDC" w:rsidRDefault="00EF4878" w:rsidP="00EF4878">
            <w:pPr>
              <w:jc w:val="both"/>
              <w:rPr>
                <w:ins w:id="2019" w:author="Ki Min Lee" w:date="2020-03-14T20:57:00Z"/>
                <w:del w:id="2020" w:author="Nguyen, Anh" w:date="2020-03-14T22:43:00Z"/>
                <w:rFonts w:ascii="Times" w:hAnsi="Times"/>
                <w:bCs/>
                <w:sz w:val="20"/>
                <w:szCs w:val="20"/>
              </w:rPr>
            </w:pPr>
            <w:ins w:id="2021" w:author="Ki Min Lee" w:date="2020-03-14T20:57:00Z">
              <w:del w:id="2022" w:author="Nguyen, Anh" w:date="2020-03-14T22:43:00Z">
                <w:r>
                  <w:delText xml:space="preserve">Recall Rate </w:delText>
                </w:r>
              </w:del>
            </w:ins>
          </w:p>
        </w:tc>
        <w:tc>
          <w:tcPr>
            <w:tcW w:w="1620" w:type="dxa"/>
          </w:tcPr>
          <w:p w14:paraId="56C39D9F" w14:textId="4D19A011" w:rsidR="00EF4878" w:rsidRPr="00602EDC" w:rsidRDefault="00EF4878" w:rsidP="00EF4878">
            <w:pPr>
              <w:jc w:val="both"/>
              <w:rPr>
                <w:ins w:id="2023" w:author="Ki Min Lee" w:date="2020-03-14T20:57:00Z"/>
                <w:del w:id="2024" w:author="Nguyen, Anh" w:date="2020-03-14T22:43:00Z"/>
                <w:rFonts w:ascii="Times" w:hAnsi="Times"/>
                <w:bCs/>
                <w:sz w:val="20"/>
                <w:szCs w:val="20"/>
              </w:rPr>
            </w:pPr>
          </w:p>
        </w:tc>
      </w:tr>
      <w:tr w:rsidR="00EF4878" w:rsidRPr="00602EDC" w14:paraId="40B30925" w14:textId="77777777" w:rsidTr="00EF4878">
        <w:trPr>
          <w:trHeight w:val="423"/>
          <w:ins w:id="2025" w:author="Ki Min Lee" w:date="2020-03-14T20:57:00Z"/>
          <w:del w:id="2026" w:author="Nguyen, Anh" w:date="2020-03-14T22:43:00Z"/>
        </w:trPr>
        <w:tc>
          <w:tcPr>
            <w:tcW w:w="1705" w:type="dxa"/>
          </w:tcPr>
          <w:p w14:paraId="15901009" w14:textId="5EA96B3B" w:rsidR="00EF4878" w:rsidRPr="00602EDC" w:rsidRDefault="00EF4878" w:rsidP="00EF4878">
            <w:pPr>
              <w:jc w:val="both"/>
              <w:rPr>
                <w:ins w:id="2027" w:author="Ki Min Lee" w:date="2020-03-14T20:57:00Z"/>
                <w:del w:id="2028" w:author="Nguyen, Anh" w:date="2020-03-14T22:43:00Z"/>
                <w:rFonts w:ascii="Times" w:hAnsi="Times"/>
                <w:bCs/>
                <w:sz w:val="20"/>
                <w:szCs w:val="20"/>
              </w:rPr>
            </w:pPr>
            <w:ins w:id="2029" w:author="Ki Min Lee" w:date="2020-03-14T20:57:00Z">
              <w:del w:id="2030" w:author="Nguyen, Anh" w:date="2020-03-14T22:43:00Z">
                <w:r>
                  <w:delText xml:space="preserve">Precision Rate </w:delText>
                </w:r>
              </w:del>
            </w:ins>
          </w:p>
        </w:tc>
        <w:tc>
          <w:tcPr>
            <w:tcW w:w="1620" w:type="dxa"/>
          </w:tcPr>
          <w:p w14:paraId="52C3E849" w14:textId="24839A04" w:rsidR="00EF4878" w:rsidRPr="00602EDC" w:rsidRDefault="00EF4878" w:rsidP="00EF4878">
            <w:pPr>
              <w:jc w:val="both"/>
              <w:rPr>
                <w:ins w:id="2031" w:author="Ki Min Lee" w:date="2020-03-14T20:57:00Z"/>
                <w:del w:id="2032" w:author="Nguyen, Anh" w:date="2020-03-14T22:43:00Z"/>
                <w:rFonts w:ascii="Times" w:hAnsi="Times"/>
                <w:bCs/>
                <w:sz w:val="20"/>
                <w:szCs w:val="20"/>
              </w:rPr>
            </w:pPr>
          </w:p>
        </w:tc>
      </w:tr>
    </w:tbl>
    <w:tbl>
      <w:tblPr>
        <w:tblStyle w:val="TableGrid"/>
        <w:tblpPr w:leftFromText="180" w:rightFromText="180" w:vertAnchor="text" w:horzAnchor="page" w:tblpX="4688" w:tblpY="141"/>
        <w:tblW w:w="3236" w:type="dxa"/>
        <w:tblLook w:val="04A0" w:firstRow="1" w:lastRow="0" w:firstColumn="1" w:lastColumn="0" w:noHBand="0" w:noVBand="1"/>
      </w:tblPr>
      <w:tblGrid>
        <w:gridCol w:w="2130"/>
        <w:gridCol w:w="1106"/>
      </w:tblGrid>
      <w:tr w:rsidR="00EF4878" w:rsidRPr="00602EDC" w14:paraId="59CB028E" w14:textId="77777777" w:rsidTr="00EF4878">
        <w:trPr>
          <w:trHeight w:val="423"/>
          <w:ins w:id="2033" w:author="Ki Min Lee" w:date="2020-03-14T20:57:00Z"/>
          <w:del w:id="2034" w:author="Nguyen, Anh" w:date="2020-03-14T22:43:00Z"/>
        </w:trPr>
        <w:tc>
          <w:tcPr>
            <w:tcW w:w="3236" w:type="dxa"/>
            <w:gridSpan w:val="2"/>
            <w:shd w:val="clear" w:color="auto" w:fill="000000" w:themeFill="text1"/>
          </w:tcPr>
          <w:p w14:paraId="2F729501" w14:textId="18C213CB" w:rsidR="00EF4878" w:rsidRPr="00602EDC" w:rsidRDefault="00EF4878" w:rsidP="00EF4878">
            <w:pPr>
              <w:jc w:val="both"/>
              <w:rPr>
                <w:ins w:id="2035" w:author="Ki Min Lee" w:date="2020-03-14T20:57:00Z"/>
                <w:del w:id="2036" w:author="Nguyen, Anh" w:date="2020-03-14T22:43:00Z"/>
                <w:rFonts w:ascii="Times" w:hAnsi="Times"/>
                <w:bCs/>
                <w:sz w:val="20"/>
                <w:szCs w:val="20"/>
              </w:rPr>
            </w:pPr>
            <w:ins w:id="2037" w:author="Ki Min Lee" w:date="2020-03-14T20:57:00Z">
              <w:del w:id="2038" w:author="Nguyen, Anh" w:date="2020-03-14T22:43:00Z">
                <w:r>
                  <w:rPr>
                    <w:rFonts w:ascii="Times" w:hAnsi="Times"/>
                    <w:bCs/>
                    <w:sz w:val="20"/>
                    <w:szCs w:val="20"/>
                  </w:rPr>
                  <w:delText xml:space="preserve">Confusion Matrix – Airport choice model: </w:delText>
                </w:r>
                <w:r>
                  <w:rPr>
                    <w:rFonts w:ascii="Times" w:hAnsi="Times"/>
                    <w:b/>
                    <w:sz w:val="20"/>
                    <w:szCs w:val="20"/>
                  </w:rPr>
                  <w:delText xml:space="preserve">Logistic Regression Model 2 </w:delText>
                </w:r>
                <w:r>
                  <w:rPr>
                    <w:rFonts w:ascii="Times" w:hAnsi="Times"/>
                    <w:bCs/>
                    <w:sz w:val="20"/>
                    <w:szCs w:val="20"/>
                  </w:rPr>
                  <w:delText xml:space="preserve"> </w:delText>
                </w:r>
              </w:del>
            </w:ins>
          </w:p>
        </w:tc>
      </w:tr>
      <w:tr w:rsidR="00EF4878" w:rsidRPr="00602EDC" w14:paraId="52055EAF" w14:textId="77777777" w:rsidTr="00EF4878">
        <w:trPr>
          <w:trHeight w:val="423"/>
          <w:ins w:id="2039" w:author="Ki Min Lee" w:date="2020-03-14T20:57:00Z"/>
          <w:del w:id="2040" w:author="Nguyen, Anh" w:date="2020-03-14T22:43:00Z"/>
        </w:trPr>
        <w:tc>
          <w:tcPr>
            <w:tcW w:w="2130" w:type="dxa"/>
          </w:tcPr>
          <w:p w14:paraId="5C2DEE75" w14:textId="65EFEDEE" w:rsidR="00EF4878" w:rsidRPr="00602EDC" w:rsidRDefault="00EF4878" w:rsidP="00EF4878">
            <w:pPr>
              <w:jc w:val="both"/>
              <w:rPr>
                <w:ins w:id="2041" w:author="Ki Min Lee" w:date="2020-03-14T20:57:00Z"/>
                <w:del w:id="2042" w:author="Nguyen, Anh" w:date="2020-03-14T22:43:00Z"/>
                <w:rFonts w:ascii="Times" w:hAnsi="Times"/>
                <w:bCs/>
                <w:sz w:val="20"/>
                <w:szCs w:val="20"/>
              </w:rPr>
            </w:pPr>
            <w:ins w:id="2043" w:author="Ki Min Lee" w:date="2020-03-14T20:57:00Z">
              <w:del w:id="2044" w:author="Nguyen, Anh" w:date="2020-03-14T22:43:00Z">
                <w:r>
                  <w:delText xml:space="preserve">Accuracy Rate </w:delText>
                </w:r>
              </w:del>
            </w:ins>
          </w:p>
        </w:tc>
        <w:tc>
          <w:tcPr>
            <w:tcW w:w="1106" w:type="dxa"/>
          </w:tcPr>
          <w:p w14:paraId="6921D56B" w14:textId="4087B534" w:rsidR="00EF4878" w:rsidRPr="00602EDC" w:rsidRDefault="00EF4878" w:rsidP="00EF4878">
            <w:pPr>
              <w:jc w:val="both"/>
              <w:rPr>
                <w:ins w:id="2045" w:author="Ki Min Lee" w:date="2020-03-14T20:57:00Z"/>
                <w:del w:id="2046" w:author="Nguyen, Anh" w:date="2020-03-14T22:43:00Z"/>
                <w:rFonts w:ascii="Times" w:hAnsi="Times"/>
                <w:bCs/>
                <w:sz w:val="20"/>
                <w:szCs w:val="20"/>
              </w:rPr>
            </w:pPr>
          </w:p>
        </w:tc>
      </w:tr>
      <w:tr w:rsidR="00EF4878" w:rsidRPr="00602EDC" w14:paraId="07808728" w14:textId="77777777" w:rsidTr="00EF4878">
        <w:trPr>
          <w:trHeight w:val="423"/>
          <w:ins w:id="2047" w:author="Ki Min Lee" w:date="2020-03-14T20:57:00Z"/>
          <w:del w:id="2048" w:author="Nguyen, Anh" w:date="2020-03-14T22:43:00Z"/>
        </w:trPr>
        <w:tc>
          <w:tcPr>
            <w:tcW w:w="2130" w:type="dxa"/>
          </w:tcPr>
          <w:p w14:paraId="330E403C" w14:textId="1CBC660A" w:rsidR="00EF4878" w:rsidRPr="00602EDC" w:rsidRDefault="00EF4878" w:rsidP="00EF4878">
            <w:pPr>
              <w:jc w:val="both"/>
              <w:rPr>
                <w:ins w:id="2049" w:author="Ki Min Lee" w:date="2020-03-14T20:57:00Z"/>
                <w:del w:id="2050" w:author="Nguyen, Anh" w:date="2020-03-14T22:43:00Z"/>
                <w:rFonts w:ascii="Times" w:hAnsi="Times"/>
                <w:bCs/>
                <w:sz w:val="20"/>
                <w:szCs w:val="20"/>
              </w:rPr>
            </w:pPr>
            <w:ins w:id="2051" w:author="Ki Min Lee" w:date="2020-03-14T20:57:00Z">
              <w:del w:id="2052" w:author="Nguyen, Anh" w:date="2020-03-14T22:43:00Z">
                <w:r>
                  <w:delText xml:space="preserve">Recall Rate </w:delText>
                </w:r>
              </w:del>
            </w:ins>
          </w:p>
        </w:tc>
        <w:tc>
          <w:tcPr>
            <w:tcW w:w="1106" w:type="dxa"/>
          </w:tcPr>
          <w:p w14:paraId="44C2FD69" w14:textId="02A35232" w:rsidR="00EF4878" w:rsidRPr="00602EDC" w:rsidRDefault="00EF4878" w:rsidP="00EF4878">
            <w:pPr>
              <w:jc w:val="both"/>
              <w:rPr>
                <w:ins w:id="2053" w:author="Ki Min Lee" w:date="2020-03-14T20:57:00Z"/>
                <w:del w:id="2054" w:author="Nguyen, Anh" w:date="2020-03-14T22:43:00Z"/>
                <w:rFonts w:ascii="Times" w:hAnsi="Times"/>
                <w:bCs/>
                <w:sz w:val="20"/>
                <w:szCs w:val="20"/>
              </w:rPr>
            </w:pPr>
          </w:p>
        </w:tc>
      </w:tr>
      <w:tr w:rsidR="00EF4878" w:rsidRPr="00602EDC" w14:paraId="4016BCA0" w14:textId="77777777" w:rsidTr="00EF4878">
        <w:trPr>
          <w:trHeight w:val="423"/>
          <w:ins w:id="2055" w:author="Ki Min Lee" w:date="2020-03-14T20:57:00Z"/>
          <w:del w:id="2056" w:author="Nguyen, Anh" w:date="2020-03-14T22:43:00Z"/>
        </w:trPr>
        <w:tc>
          <w:tcPr>
            <w:tcW w:w="2130" w:type="dxa"/>
          </w:tcPr>
          <w:p w14:paraId="68CDAD1F" w14:textId="49367572" w:rsidR="00EF4878" w:rsidRPr="00602EDC" w:rsidRDefault="00EF4878" w:rsidP="00EF4878">
            <w:pPr>
              <w:jc w:val="both"/>
              <w:rPr>
                <w:ins w:id="2057" w:author="Ki Min Lee" w:date="2020-03-14T20:57:00Z"/>
                <w:del w:id="2058" w:author="Nguyen, Anh" w:date="2020-03-14T22:43:00Z"/>
                <w:rFonts w:ascii="Times" w:hAnsi="Times"/>
                <w:bCs/>
                <w:sz w:val="20"/>
                <w:szCs w:val="20"/>
              </w:rPr>
            </w:pPr>
            <w:ins w:id="2059" w:author="Ki Min Lee" w:date="2020-03-14T20:57:00Z">
              <w:del w:id="2060" w:author="Nguyen, Anh" w:date="2020-03-14T22:43:00Z">
                <w:r>
                  <w:delText xml:space="preserve">Precision Rate </w:delText>
                </w:r>
              </w:del>
            </w:ins>
          </w:p>
        </w:tc>
        <w:tc>
          <w:tcPr>
            <w:tcW w:w="1106" w:type="dxa"/>
          </w:tcPr>
          <w:p w14:paraId="357762D1" w14:textId="49447174" w:rsidR="00EF4878" w:rsidRPr="00602EDC" w:rsidRDefault="00EF4878" w:rsidP="00EF4878">
            <w:pPr>
              <w:jc w:val="both"/>
              <w:rPr>
                <w:ins w:id="2061" w:author="Ki Min Lee" w:date="2020-03-14T20:57:00Z"/>
                <w:del w:id="2062" w:author="Nguyen, Anh" w:date="2020-03-14T22:43:00Z"/>
                <w:rFonts w:ascii="Times" w:hAnsi="Times"/>
                <w:bCs/>
                <w:sz w:val="20"/>
                <w:szCs w:val="20"/>
              </w:rPr>
            </w:pPr>
          </w:p>
        </w:tc>
      </w:tr>
    </w:tbl>
    <w:tbl>
      <w:tblPr>
        <w:tblStyle w:val="TableGrid"/>
        <w:tblpPr w:leftFromText="180" w:rightFromText="180" w:vertAnchor="text" w:horzAnchor="page" w:tblpX="8233" w:tblpY="162"/>
        <w:tblW w:w="3421" w:type="dxa"/>
        <w:tblLook w:val="04A0" w:firstRow="1" w:lastRow="0" w:firstColumn="1" w:lastColumn="0" w:noHBand="0" w:noVBand="1"/>
      </w:tblPr>
      <w:tblGrid>
        <w:gridCol w:w="2217"/>
        <w:gridCol w:w="1204"/>
      </w:tblGrid>
      <w:tr w:rsidR="00EF4878" w:rsidRPr="00602EDC" w14:paraId="4B65111A" w14:textId="77777777" w:rsidTr="00EF4878">
        <w:trPr>
          <w:trHeight w:val="518"/>
          <w:ins w:id="2063" w:author="Ki Min Lee" w:date="2020-03-14T20:57:00Z"/>
          <w:del w:id="2064" w:author="Nguyen, Anh" w:date="2020-03-14T22:43:00Z"/>
        </w:trPr>
        <w:tc>
          <w:tcPr>
            <w:tcW w:w="3421" w:type="dxa"/>
            <w:gridSpan w:val="2"/>
            <w:shd w:val="clear" w:color="auto" w:fill="000000" w:themeFill="text1"/>
          </w:tcPr>
          <w:p w14:paraId="434F11A7" w14:textId="4ACBA13C" w:rsidR="00EF4878" w:rsidRPr="00602EDC" w:rsidRDefault="00EF4878" w:rsidP="00EF4878">
            <w:pPr>
              <w:jc w:val="both"/>
              <w:rPr>
                <w:ins w:id="2065" w:author="Ki Min Lee" w:date="2020-03-14T20:57:00Z"/>
                <w:del w:id="2066" w:author="Nguyen, Anh" w:date="2020-03-14T22:43:00Z"/>
                <w:rFonts w:ascii="Times" w:hAnsi="Times"/>
                <w:bCs/>
                <w:sz w:val="20"/>
                <w:szCs w:val="20"/>
              </w:rPr>
            </w:pPr>
            <w:ins w:id="2067" w:author="Ki Min Lee" w:date="2020-03-14T20:57:00Z">
              <w:del w:id="2068" w:author="Nguyen, Anh" w:date="2020-03-14T22:43:00Z">
                <w:r>
                  <w:rPr>
                    <w:rFonts w:ascii="Times" w:hAnsi="Times"/>
                    <w:bCs/>
                    <w:sz w:val="20"/>
                    <w:szCs w:val="20"/>
                  </w:rPr>
                  <w:delText xml:space="preserve">Confusion Matrix – Airport choice model: </w:delText>
                </w:r>
                <w:r>
                  <w:rPr>
                    <w:rFonts w:ascii="Times" w:hAnsi="Times"/>
                    <w:b/>
                    <w:sz w:val="20"/>
                    <w:szCs w:val="20"/>
                  </w:rPr>
                  <w:delText xml:space="preserve">Decision Tree Model  </w:delText>
                </w:r>
                <w:r>
                  <w:rPr>
                    <w:rFonts w:ascii="Times" w:hAnsi="Times"/>
                    <w:bCs/>
                    <w:sz w:val="20"/>
                    <w:szCs w:val="20"/>
                  </w:rPr>
                  <w:delText xml:space="preserve"> </w:delText>
                </w:r>
              </w:del>
            </w:ins>
          </w:p>
        </w:tc>
      </w:tr>
      <w:tr w:rsidR="00EF1A51" w:rsidRPr="00602EDC" w14:paraId="1A2918F3" w14:textId="77777777" w:rsidTr="00EF4878">
        <w:trPr>
          <w:trHeight w:val="518"/>
          <w:ins w:id="2069" w:author="Ki Min Lee" w:date="2020-03-14T20:57:00Z"/>
          <w:del w:id="2070" w:author="Nguyen, Anh" w:date="2020-03-14T22:43:00Z"/>
        </w:trPr>
        <w:tc>
          <w:tcPr>
            <w:tcW w:w="2217" w:type="dxa"/>
          </w:tcPr>
          <w:p w14:paraId="7F4DFFB0" w14:textId="46EBBC7C" w:rsidR="00EF1A51" w:rsidRPr="00602EDC" w:rsidRDefault="00EF1A51" w:rsidP="00EF1A51">
            <w:pPr>
              <w:jc w:val="both"/>
              <w:rPr>
                <w:ins w:id="2071" w:author="Ki Min Lee" w:date="2020-03-14T20:57:00Z"/>
                <w:del w:id="2072" w:author="Nguyen, Anh" w:date="2020-03-14T22:43:00Z"/>
                <w:rFonts w:ascii="Times" w:hAnsi="Times"/>
                <w:bCs/>
                <w:sz w:val="20"/>
                <w:szCs w:val="20"/>
              </w:rPr>
            </w:pPr>
            <w:ins w:id="2073" w:author="Ki Min Lee" w:date="2020-03-14T20:57:00Z">
              <w:del w:id="2074" w:author="Nguyen, Anh" w:date="2020-03-14T22:43:00Z">
                <w:r>
                  <w:delText xml:space="preserve">Accuracy Rate </w:delText>
                </w:r>
              </w:del>
            </w:ins>
          </w:p>
        </w:tc>
        <w:tc>
          <w:tcPr>
            <w:tcW w:w="1204" w:type="dxa"/>
          </w:tcPr>
          <w:p w14:paraId="6E56FCB2" w14:textId="6937049D" w:rsidR="00EF1A51" w:rsidRPr="00602EDC" w:rsidRDefault="00EF1A51" w:rsidP="00EF1A51">
            <w:pPr>
              <w:jc w:val="both"/>
              <w:rPr>
                <w:ins w:id="2075" w:author="Ki Min Lee" w:date="2020-03-14T20:57:00Z"/>
                <w:del w:id="2076" w:author="Nguyen, Anh" w:date="2020-03-14T22:43:00Z"/>
                <w:rFonts w:ascii="Times" w:hAnsi="Times"/>
                <w:bCs/>
                <w:sz w:val="20"/>
                <w:szCs w:val="20"/>
              </w:rPr>
            </w:pPr>
            <w:ins w:id="2077" w:author="Ki Min Lee" w:date="2020-03-14T20:57:00Z">
              <w:del w:id="2078" w:author="Nguyen, Anh" w:date="2020-03-14T22:43:00Z">
                <w:r w:rsidDel="00C16C40">
                  <w:delText>81.20%</w:delText>
                </w:r>
              </w:del>
            </w:ins>
          </w:p>
        </w:tc>
      </w:tr>
      <w:tr w:rsidR="00EF1A51" w:rsidRPr="00602EDC" w14:paraId="45ABBB73" w14:textId="77777777" w:rsidTr="00EF4878">
        <w:trPr>
          <w:trHeight w:val="373"/>
          <w:ins w:id="2079" w:author="Ki Min Lee" w:date="2020-03-14T20:57:00Z"/>
          <w:del w:id="2080" w:author="Nguyen, Anh" w:date="2020-03-14T22:43:00Z"/>
        </w:trPr>
        <w:tc>
          <w:tcPr>
            <w:tcW w:w="2217" w:type="dxa"/>
          </w:tcPr>
          <w:p w14:paraId="35AEE57D" w14:textId="0B263F93" w:rsidR="00EF1A51" w:rsidRPr="00602EDC" w:rsidRDefault="00EF1A51" w:rsidP="00EF1A51">
            <w:pPr>
              <w:jc w:val="both"/>
              <w:rPr>
                <w:ins w:id="2081" w:author="Ki Min Lee" w:date="2020-03-14T20:57:00Z"/>
                <w:del w:id="2082" w:author="Nguyen, Anh" w:date="2020-03-14T22:43:00Z"/>
                <w:rFonts w:ascii="Times" w:hAnsi="Times"/>
                <w:bCs/>
                <w:sz w:val="20"/>
                <w:szCs w:val="20"/>
              </w:rPr>
            </w:pPr>
            <w:ins w:id="2083" w:author="Ki Min Lee" w:date="2020-03-14T20:57:00Z">
              <w:del w:id="2084" w:author="Nguyen, Anh" w:date="2020-03-14T22:43:00Z">
                <w:r>
                  <w:delText xml:space="preserve">Recall Rate </w:delText>
                </w:r>
              </w:del>
            </w:ins>
          </w:p>
        </w:tc>
        <w:tc>
          <w:tcPr>
            <w:tcW w:w="1204" w:type="dxa"/>
          </w:tcPr>
          <w:p w14:paraId="11A6C3A1" w14:textId="2EB45069" w:rsidR="00EF1A51" w:rsidRPr="00602EDC" w:rsidRDefault="00EF1A51" w:rsidP="00EF1A51">
            <w:pPr>
              <w:jc w:val="both"/>
              <w:rPr>
                <w:ins w:id="2085" w:author="Ki Min Lee" w:date="2020-03-14T20:57:00Z"/>
                <w:del w:id="2086" w:author="Nguyen, Anh" w:date="2020-03-14T22:43:00Z"/>
                <w:rFonts w:ascii="Times" w:hAnsi="Times"/>
                <w:bCs/>
                <w:sz w:val="20"/>
                <w:szCs w:val="20"/>
              </w:rPr>
            </w:pPr>
            <w:ins w:id="2087" w:author="Ki Min Lee" w:date="2020-03-14T20:57:00Z">
              <w:del w:id="2088" w:author="Nguyen, Anh" w:date="2020-03-14T22:43:00Z">
                <w:r w:rsidDel="00C16C40">
                  <w:delText>86.40%</w:delText>
                </w:r>
              </w:del>
            </w:ins>
          </w:p>
        </w:tc>
      </w:tr>
      <w:tr w:rsidR="00EF1A51" w:rsidRPr="00602EDC" w14:paraId="23427709" w14:textId="77777777" w:rsidTr="00EF4878">
        <w:trPr>
          <w:trHeight w:val="316"/>
          <w:ins w:id="2089" w:author="Ki Min Lee" w:date="2020-03-14T20:57:00Z"/>
          <w:del w:id="2090" w:author="Nguyen, Anh" w:date="2020-03-14T22:43:00Z"/>
        </w:trPr>
        <w:tc>
          <w:tcPr>
            <w:tcW w:w="2217" w:type="dxa"/>
          </w:tcPr>
          <w:p w14:paraId="6842FAF3" w14:textId="5CF6B88B" w:rsidR="00EF1A51" w:rsidRPr="00602EDC" w:rsidRDefault="00EF1A51" w:rsidP="00EF1A51">
            <w:pPr>
              <w:jc w:val="both"/>
              <w:rPr>
                <w:ins w:id="2091" w:author="Ki Min Lee" w:date="2020-03-14T20:57:00Z"/>
                <w:del w:id="2092" w:author="Nguyen, Anh" w:date="2020-03-14T22:43:00Z"/>
                <w:rFonts w:ascii="Times" w:hAnsi="Times"/>
                <w:bCs/>
                <w:sz w:val="20"/>
                <w:szCs w:val="20"/>
              </w:rPr>
            </w:pPr>
            <w:ins w:id="2093" w:author="Ki Min Lee" w:date="2020-03-14T20:57:00Z">
              <w:del w:id="2094" w:author="Nguyen, Anh" w:date="2020-03-14T22:43:00Z">
                <w:r>
                  <w:delText xml:space="preserve">Precision Rate </w:delText>
                </w:r>
              </w:del>
            </w:ins>
          </w:p>
        </w:tc>
        <w:tc>
          <w:tcPr>
            <w:tcW w:w="1204" w:type="dxa"/>
          </w:tcPr>
          <w:p w14:paraId="6CA223C0" w14:textId="00F5BD56" w:rsidR="00EF1A51" w:rsidRPr="00602EDC" w:rsidRDefault="00EF1A51" w:rsidP="00EF1A51">
            <w:pPr>
              <w:jc w:val="both"/>
              <w:rPr>
                <w:ins w:id="2095" w:author="Ki Min Lee" w:date="2020-03-14T20:57:00Z"/>
                <w:del w:id="2096" w:author="Nguyen, Anh" w:date="2020-03-14T22:43:00Z"/>
                <w:rFonts w:ascii="Times" w:hAnsi="Times"/>
                <w:bCs/>
                <w:sz w:val="20"/>
                <w:szCs w:val="20"/>
              </w:rPr>
            </w:pPr>
            <w:ins w:id="2097" w:author="Ki Min Lee" w:date="2020-03-14T20:57:00Z">
              <w:del w:id="2098" w:author="Nguyen, Anh" w:date="2020-03-14T22:43:00Z">
                <w:r w:rsidDel="00C16C40">
                  <w:delText>77.00%</w:delText>
                </w:r>
              </w:del>
            </w:ins>
          </w:p>
        </w:tc>
      </w:tr>
    </w:tbl>
    <w:p w14:paraId="090F3E56" w14:textId="77777777" w:rsidR="00172CFC" w:rsidRDefault="00172CFC" w:rsidP="00172CFC">
      <w:pPr>
        <w:jc w:val="both"/>
        <w:rPr>
          <w:ins w:id="2099" w:author="Ki Min Lee" w:date="2020-03-14T21:45:00Z"/>
          <w:del w:id="2100" w:author="Nguyen, Anh" w:date="2020-03-14T22:43:00Z"/>
        </w:rPr>
      </w:pPr>
      <w:ins w:id="2101" w:author="Ki Min Lee" w:date="2020-03-14T21:45:00Z">
        <w:del w:id="2102" w:author="Nguyen, Anh" w:date="2020-03-14T22:43:00Z">
          <w:r>
            <w:delText xml:space="preserve"> </w:delText>
          </w:r>
        </w:del>
      </w:ins>
    </w:p>
    <w:p w14:paraId="1EAF56CD" w14:textId="77777777" w:rsidR="001E09D6" w:rsidRDefault="001E09D6" w:rsidP="00172CFC">
      <w:pPr>
        <w:jc w:val="both"/>
        <w:rPr>
          <w:ins w:id="2103" w:author="Ki Min Lee" w:date="2020-03-14T22:37:00Z"/>
          <w:del w:id="2104" w:author="Nguyen, Anh" w:date="2020-03-14T22:43:00Z"/>
        </w:rPr>
      </w:pPr>
    </w:p>
    <w:p w14:paraId="7D9F8AA0" w14:textId="77777777" w:rsidR="001E09D6" w:rsidRDefault="001E09D6" w:rsidP="00172CFC">
      <w:pPr>
        <w:jc w:val="both"/>
        <w:rPr>
          <w:ins w:id="2105" w:author="Ki Min Lee" w:date="2020-03-14T22:37:00Z"/>
          <w:del w:id="2106" w:author="Nguyen, Anh" w:date="2020-03-14T22:43:00Z"/>
        </w:rPr>
      </w:pPr>
    </w:p>
    <w:p w14:paraId="6185B2E7" w14:textId="77777777" w:rsidR="001E09D6" w:rsidRDefault="001E09D6" w:rsidP="00172CFC">
      <w:pPr>
        <w:jc w:val="both"/>
        <w:rPr>
          <w:ins w:id="2107" w:author="Ki Min Lee" w:date="2020-03-14T22:37:00Z"/>
          <w:del w:id="2108" w:author="Nguyen, Anh" w:date="2020-03-14T22:43:00Z"/>
        </w:rPr>
      </w:pPr>
    </w:p>
    <w:p w14:paraId="49AE5332" w14:textId="5D74B662" w:rsidR="00172CFC" w:rsidRPr="002C4338" w:rsidRDefault="00172CFC" w:rsidP="00172CFC">
      <w:pPr>
        <w:jc w:val="both"/>
        <w:rPr>
          <w:ins w:id="2109" w:author="Ki Min Lee" w:date="2020-03-14T21:45:00Z"/>
          <w:del w:id="2110" w:author="Nguyen, Anh" w:date="2020-03-14T22:43:00Z"/>
        </w:rPr>
      </w:pPr>
      <w:ins w:id="2111" w:author="Ki Min Lee" w:date="2020-03-14T21:45:00Z">
        <w:del w:id="2112" w:author="Nguyen, Anh" w:date="2020-03-14T22:43:00Z">
          <w:r>
            <w:delText xml:space="preserve">Between </w:delText>
          </w:r>
          <w:commentRangeStart w:id="2113"/>
          <w:r>
            <w:delText xml:space="preserve">big </w:delText>
          </w:r>
          <w:commentRangeEnd w:id="2113"/>
          <w:r>
            <w:rPr>
              <w:rStyle w:val="CommentReference"/>
            </w:rPr>
            <w:commentReference w:id="2113"/>
          </w:r>
          <w:r>
            <w:delText xml:space="preserve">airlines (Korean Air and Asiana Airlines vs others) logit and decision tree model comparison, logit model’s AUC score is approximately 0.02 higher than the decision tree model. Hence, logit model appears to be a better descriptive model than decision tree. </w:delText>
          </w:r>
        </w:del>
      </w:ins>
    </w:p>
    <w:p w14:paraId="4ED482E4" w14:textId="77777777" w:rsidR="00172CFC" w:rsidRPr="002C4338" w:rsidRDefault="00172CFC" w:rsidP="00172CFC">
      <w:pPr>
        <w:jc w:val="both"/>
        <w:rPr>
          <w:ins w:id="2114" w:author="Ki Min Lee" w:date="2020-03-14T21:45:00Z"/>
          <w:del w:id="2115" w:author="Nguyen, Anh" w:date="2020-03-14T22:43:00Z"/>
        </w:rPr>
      </w:pPr>
    </w:p>
    <w:p w14:paraId="6100BE6D" w14:textId="77777777" w:rsidR="004428FD" w:rsidRPr="005A708D" w:rsidRDefault="004428FD" w:rsidP="004428FD">
      <w:pPr>
        <w:jc w:val="left"/>
        <w:rPr>
          <w:ins w:id="2116" w:author="Ham, Yunee" w:date="2020-03-14T20:55:00Z"/>
          <w:del w:id="2117" w:author="Nguyen, Anh" w:date="2020-03-14T22:43:00Z"/>
          <w:sz w:val="20"/>
          <w:szCs w:val="20"/>
          <w:rPrChange w:id="2118" w:author="Ham, Yunee" w:date="2020-03-14T21:16:00Z">
            <w:rPr>
              <w:ins w:id="2119" w:author="Ham, Yunee" w:date="2020-03-14T20:55:00Z"/>
              <w:del w:id="2120" w:author="Nguyen, Anh" w:date="2020-03-14T22:43:00Z"/>
            </w:rPr>
          </w:rPrChange>
        </w:rPr>
      </w:pPr>
    </w:p>
    <w:p w14:paraId="6E29D542" w14:textId="6127108F" w:rsidR="004428FD" w:rsidRPr="00C63CE1" w:rsidRDefault="004428FD" w:rsidP="004428FD">
      <w:pPr>
        <w:rPr>
          <w:ins w:id="2121" w:author="Ham, Yunee" w:date="2020-03-14T20:56:00Z"/>
          <w:del w:id="2122" w:author="Nguyen, Anh" w:date="2020-03-14T22:43:00Z"/>
          <w:b/>
          <w:bCs/>
          <w:u w:val="single"/>
        </w:rPr>
      </w:pPr>
      <w:ins w:id="2123" w:author="Ham, Yunee" w:date="2020-03-14T20:56:00Z">
        <w:del w:id="2124" w:author="Nguyen, Anh" w:date="2020-03-14T22:43:00Z">
          <w:r w:rsidRPr="00C63CE1">
            <w:rPr>
              <w:b/>
              <w:bCs/>
              <w:u w:val="single"/>
            </w:rPr>
            <w:delText>Confusion Matrix Comparison – Air</w:delText>
          </w:r>
          <w:r>
            <w:rPr>
              <w:b/>
              <w:bCs/>
              <w:u w:val="single"/>
            </w:rPr>
            <w:delText xml:space="preserve">line </w:delText>
          </w:r>
          <w:r w:rsidRPr="00C63CE1">
            <w:rPr>
              <w:b/>
              <w:bCs/>
              <w:u w:val="single"/>
            </w:rPr>
            <w:delText>Choice Model</w:delText>
          </w:r>
          <w:r>
            <w:rPr>
              <w:b/>
              <w:bCs/>
              <w:u w:val="single"/>
            </w:rPr>
            <w:delText xml:space="preserve"> 2</w:delText>
          </w:r>
        </w:del>
      </w:ins>
    </w:p>
    <w:tbl>
      <w:tblPr>
        <w:tblStyle w:val="TableGrid"/>
        <w:tblpPr w:leftFromText="180" w:rightFromText="180" w:vertAnchor="text" w:horzAnchor="page" w:tblpX="2210" w:tblpY="197"/>
        <w:tblW w:w="3807" w:type="dxa"/>
        <w:tblLook w:val="04A0" w:firstRow="1" w:lastRow="0" w:firstColumn="1" w:lastColumn="0" w:noHBand="0" w:noVBand="1"/>
        <w:tblPrChange w:id="2125" w:author="Ham, Yunee" w:date="2020-03-14T21:15:00Z">
          <w:tblPr>
            <w:tblStyle w:val="TableGrid"/>
            <w:tblpPr w:leftFromText="180" w:rightFromText="180" w:vertAnchor="text" w:horzAnchor="margin" w:tblpY="172"/>
            <w:tblW w:w="3463" w:type="dxa"/>
            <w:tblLook w:val="04A0" w:firstRow="1" w:lastRow="0" w:firstColumn="1" w:lastColumn="0" w:noHBand="0" w:noVBand="1"/>
          </w:tblPr>
        </w:tblPrChange>
      </w:tblPr>
      <w:tblGrid>
        <w:gridCol w:w="1952"/>
        <w:gridCol w:w="1855"/>
        <w:tblGridChange w:id="2126">
          <w:tblGrid>
            <w:gridCol w:w="1776"/>
            <w:gridCol w:w="1687"/>
          </w:tblGrid>
        </w:tblGridChange>
      </w:tblGrid>
      <w:tr w:rsidR="004428FD" w:rsidRPr="00602EDC" w14:paraId="215649EA" w14:textId="77777777" w:rsidTr="002D2452">
        <w:trPr>
          <w:trHeight w:val="242"/>
          <w:ins w:id="2127" w:author="Ham, Yunee" w:date="2020-03-14T20:56:00Z"/>
          <w:del w:id="2128" w:author="Nguyen, Anh" w:date="2020-03-14T22:43:00Z"/>
          <w:trPrChange w:id="2129" w:author="Ham, Yunee" w:date="2020-03-14T21:15:00Z">
            <w:trPr>
              <w:trHeight w:val="248"/>
            </w:trPr>
          </w:trPrChange>
        </w:trPr>
        <w:tc>
          <w:tcPr>
            <w:tcW w:w="3807" w:type="dxa"/>
            <w:gridSpan w:val="2"/>
            <w:shd w:val="clear" w:color="auto" w:fill="000000" w:themeFill="text1"/>
            <w:tcPrChange w:id="2130" w:author="Ham, Yunee" w:date="2020-03-14T21:15:00Z">
              <w:tcPr>
                <w:tcW w:w="3463" w:type="dxa"/>
                <w:gridSpan w:val="2"/>
                <w:shd w:val="clear" w:color="auto" w:fill="000000" w:themeFill="text1"/>
              </w:tcPr>
            </w:tcPrChange>
          </w:tcPr>
          <w:p w14:paraId="55E7312C" w14:textId="512FDE76" w:rsidR="004428FD" w:rsidRPr="00602EDC" w:rsidRDefault="004428FD" w:rsidP="007B1DE1">
            <w:pPr>
              <w:jc w:val="both"/>
              <w:rPr>
                <w:ins w:id="2131" w:author="Ham, Yunee" w:date="2020-03-14T20:56:00Z"/>
                <w:del w:id="2132" w:author="Nguyen, Anh" w:date="2020-03-14T22:43:00Z"/>
                <w:rFonts w:ascii="Times" w:hAnsi="Times"/>
                <w:bCs/>
                <w:sz w:val="20"/>
                <w:szCs w:val="20"/>
              </w:rPr>
            </w:pPr>
            <w:ins w:id="2133" w:author="Ham, Yunee" w:date="2020-03-14T20:57:00Z">
              <w:del w:id="2134" w:author="Nguyen, Anh" w:date="2020-03-14T22:43:00Z">
                <w:r>
                  <w:rPr>
                    <w:rFonts w:ascii="Times" w:hAnsi="Times"/>
                    <w:bCs/>
                    <w:sz w:val="20"/>
                    <w:szCs w:val="20"/>
                  </w:rPr>
                  <w:delText>Confusion Matrix – Arline choice model 2:</w:delText>
                </w:r>
              </w:del>
              <w:del w:id="2135" w:author="Nguyen, Anh" w:date="2020-03-14T21:19:00Z">
                <w:r>
                  <w:rPr>
                    <w:rFonts w:ascii="Times" w:hAnsi="Times"/>
                    <w:bCs/>
                    <w:sz w:val="20"/>
                    <w:szCs w:val="20"/>
                  </w:rPr>
                  <w:delText xml:space="preserve"> </w:delText>
                </w:r>
              </w:del>
            </w:ins>
            <w:ins w:id="2136" w:author="Ham, Yunee" w:date="2020-03-14T20:56:00Z">
              <w:del w:id="2137" w:author="Nguyen, Anh" w:date="2020-03-14T21:19:00Z">
                <w:r>
                  <w:rPr>
                    <w:rFonts w:ascii="Times" w:hAnsi="Times"/>
                    <w:bCs/>
                    <w:sz w:val="20"/>
                    <w:szCs w:val="20"/>
                  </w:rPr>
                  <w:delText>:</w:delText>
                </w:r>
              </w:del>
              <w:del w:id="2138" w:author="Nguyen, Anh" w:date="2020-03-14T22:43:00Z">
                <w:r>
                  <w:rPr>
                    <w:rFonts w:ascii="Times" w:hAnsi="Times"/>
                    <w:bCs/>
                    <w:sz w:val="20"/>
                    <w:szCs w:val="20"/>
                  </w:rPr>
                  <w:delText xml:space="preserve"> </w:delText>
                </w:r>
                <w:r>
                  <w:rPr>
                    <w:rFonts w:ascii="Times" w:hAnsi="Times"/>
                    <w:b/>
                    <w:sz w:val="20"/>
                    <w:szCs w:val="20"/>
                  </w:rPr>
                  <w:delText>Logistic Regression Mode</w:delText>
                </w:r>
              </w:del>
            </w:ins>
            <w:ins w:id="2139" w:author="Ham, Yunee" w:date="2020-03-14T20:57:00Z">
              <w:del w:id="2140" w:author="Nguyen, Anh" w:date="2020-03-14T22:43:00Z">
                <w:r>
                  <w:rPr>
                    <w:rFonts w:ascii="Times" w:hAnsi="Times"/>
                    <w:b/>
                    <w:sz w:val="20"/>
                    <w:szCs w:val="20"/>
                  </w:rPr>
                  <w:delText xml:space="preserve">l </w:delText>
                </w:r>
              </w:del>
            </w:ins>
            <w:ins w:id="2141" w:author="Zaheen, Sahira" w:date="2020-03-14T21:12:00Z">
              <w:del w:id="2142" w:author="Nguyen, Anh" w:date="2020-03-14T22:43:00Z">
                <w:r w:rsidR="00615162">
                  <w:rPr>
                    <w:rFonts w:ascii="Times" w:hAnsi="Times"/>
                    <w:bCs/>
                    <w:sz w:val="20"/>
                    <w:szCs w:val="20"/>
                  </w:rPr>
                  <w:delText>1</w:delText>
                </w:r>
              </w:del>
            </w:ins>
            <w:ins w:id="2143" w:author="Ham, Yunee" w:date="2020-03-14T20:57:00Z">
              <w:del w:id="2144" w:author="Nguyen, Anh" w:date="2020-03-14T22:43:00Z">
                <w:r>
                  <w:rPr>
                    <w:rFonts w:ascii="Times" w:hAnsi="Times"/>
                    <w:b/>
                    <w:sz w:val="20"/>
                    <w:szCs w:val="20"/>
                  </w:rPr>
                  <w:delText>2</w:delText>
                </w:r>
              </w:del>
            </w:ins>
            <w:ins w:id="2145" w:author="Ham, Yunee" w:date="2020-03-14T20:56:00Z">
              <w:del w:id="2146" w:author="Nguyen, Anh" w:date="2020-03-14T22:43:00Z">
                <w:r>
                  <w:rPr>
                    <w:rFonts w:ascii="Times" w:hAnsi="Times"/>
                    <w:b/>
                    <w:sz w:val="20"/>
                    <w:szCs w:val="20"/>
                  </w:rPr>
                  <w:delText xml:space="preserve"> </w:delText>
                </w:r>
                <w:r>
                  <w:rPr>
                    <w:rFonts w:ascii="Times" w:hAnsi="Times"/>
                    <w:bCs/>
                    <w:sz w:val="20"/>
                    <w:szCs w:val="20"/>
                  </w:rPr>
                  <w:delText xml:space="preserve"> </w:delText>
                </w:r>
              </w:del>
            </w:ins>
          </w:p>
        </w:tc>
      </w:tr>
      <w:tr w:rsidR="004428FD" w:rsidRPr="00602EDC" w14:paraId="71F8ABBA" w14:textId="77777777" w:rsidTr="002D2452">
        <w:trPr>
          <w:trHeight w:val="242"/>
          <w:ins w:id="2147" w:author="Ham, Yunee" w:date="2020-03-14T20:56:00Z"/>
          <w:del w:id="2148" w:author="Nguyen, Anh" w:date="2020-03-14T22:43:00Z"/>
          <w:trPrChange w:id="2149" w:author="Ham, Yunee" w:date="2020-03-14T21:15:00Z">
            <w:trPr>
              <w:trHeight w:val="248"/>
            </w:trPr>
          </w:trPrChange>
        </w:trPr>
        <w:tc>
          <w:tcPr>
            <w:tcW w:w="1952" w:type="dxa"/>
            <w:tcPrChange w:id="2150" w:author="Ham, Yunee" w:date="2020-03-14T21:15:00Z">
              <w:tcPr>
                <w:tcW w:w="1776" w:type="dxa"/>
              </w:tcPr>
            </w:tcPrChange>
          </w:tcPr>
          <w:p w14:paraId="065E6330" w14:textId="77777777" w:rsidR="004428FD" w:rsidRPr="00602EDC" w:rsidRDefault="004428FD" w:rsidP="007B1DE1">
            <w:pPr>
              <w:jc w:val="both"/>
              <w:rPr>
                <w:ins w:id="2151" w:author="Ham, Yunee" w:date="2020-03-14T20:56:00Z"/>
                <w:del w:id="2152" w:author="Nguyen, Anh" w:date="2020-03-14T22:43:00Z"/>
                <w:rFonts w:ascii="Times" w:hAnsi="Times"/>
                <w:bCs/>
                <w:sz w:val="20"/>
                <w:szCs w:val="20"/>
              </w:rPr>
            </w:pPr>
            <w:ins w:id="2153" w:author="Ham, Yunee" w:date="2020-03-14T20:56:00Z">
              <w:del w:id="2154" w:author="Nguyen, Anh" w:date="2020-03-14T22:43:00Z">
                <w:r>
                  <w:delText xml:space="preserve">Accuracy Rate </w:delText>
                </w:r>
              </w:del>
            </w:ins>
          </w:p>
        </w:tc>
        <w:tc>
          <w:tcPr>
            <w:tcW w:w="1854" w:type="dxa"/>
            <w:tcPrChange w:id="2155" w:author="Ham, Yunee" w:date="2020-03-14T21:15:00Z">
              <w:tcPr>
                <w:tcW w:w="1687" w:type="dxa"/>
              </w:tcPr>
            </w:tcPrChange>
          </w:tcPr>
          <w:p w14:paraId="6E0FDF5C" w14:textId="6A37CCA3" w:rsidR="004428FD" w:rsidRPr="00602EDC" w:rsidRDefault="008B11E3" w:rsidP="007B1DE1">
            <w:pPr>
              <w:jc w:val="both"/>
              <w:rPr>
                <w:ins w:id="2156" w:author="Ham, Yunee" w:date="2020-03-14T20:56:00Z"/>
                <w:del w:id="2157" w:author="Nguyen, Anh" w:date="2020-03-14T22:43:00Z"/>
                <w:rFonts w:ascii="Times" w:hAnsi="Times"/>
                <w:bCs/>
                <w:sz w:val="20"/>
                <w:szCs w:val="20"/>
              </w:rPr>
            </w:pPr>
            <w:ins w:id="2158" w:author="Ham, Yunee" w:date="2020-03-14T21:16:00Z">
              <w:del w:id="2159" w:author="Nguyen, Anh" w:date="2020-03-14T22:43:00Z">
                <w:r>
                  <w:rPr>
                    <w:rFonts w:ascii="Times" w:hAnsi="Times"/>
                    <w:bCs/>
                    <w:sz w:val="20"/>
                    <w:szCs w:val="20"/>
                  </w:rPr>
                  <w:delText>57%</w:delText>
                </w:r>
              </w:del>
            </w:ins>
          </w:p>
        </w:tc>
      </w:tr>
      <w:tr w:rsidR="004428FD" w:rsidRPr="00602EDC" w14:paraId="6FEB91A7" w14:textId="77777777" w:rsidTr="002D2452">
        <w:trPr>
          <w:trHeight w:val="242"/>
          <w:ins w:id="2160" w:author="Ham, Yunee" w:date="2020-03-14T20:56:00Z"/>
          <w:del w:id="2161" w:author="Nguyen, Anh" w:date="2020-03-14T22:43:00Z"/>
          <w:trPrChange w:id="2162" w:author="Ham, Yunee" w:date="2020-03-14T21:15:00Z">
            <w:trPr>
              <w:trHeight w:val="248"/>
            </w:trPr>
          </w:trPrChange>
        </w:trPr>
        <w:tc>
          <w:tcPr>
            <w:tcW w:w="1952" w:type="dxa"/>
            <w:tcPrChange w:id="2163" w:author="Ham, Yunee" w:date="2020-03-14T21:15:00Z">
              <w:tcPr>
                <w:tcW w:w="1776" w:type="dxa"/>
              </w:tcPr>
            </w:tcPrChange>
          </w:tcPr>
          <w:p w14:paraId="6BE10092" w14:textId="77777777" w:rsidR="004428FD" w:rsidRPr="00602EDC" w:rsidRDefault="004428FD" w:rsidP="007B1DE1">
            <w:pPr>
              <w:jc w:val="both"/>
              <w:rPr>
                <w:ins w:id="2164" w:author="Ham, Yunee" w:date="2020-03-14T20:56:00Z"/>
                <w:del w:id="2165" w:author="Nguyen, Anh" w:date="2020-03-14T22:43:00Z"/>
                <w:rFonts w:ascii="Times" w:hAnsi="Times"/>
                <w:bCs/>
                <w:sz w:val="20"/>
                <w:szCs w:val="20"/>
              </w:rPr>
            </w:pPr>
            <w:ins w:id="2166" w:author="Ham, Yunee" w:date="2020-03-14T20:56:00Z">
              <w:del w:id="2167" w:author="Nguyen, Anh" w:date="2020-03-14T22:43:00Z">
                <w:r>
                  <w:delText xml:space="preserve">Recall Rate </w:delText>
                </w:r>
              </w:del>
            </w:ins>
          </w:p>
        </w:tc>
        <w:tc>
          <w:tcPr>
            <w:tcW w:w="1854" w:type="dxa"/>
            <w:tcPrChange w:id="2168" w:author="Ham, Yunee" w:date="2020-03-14T21:15:00Z">
              <w:tcPr>
                <w:tcW w:w="1687" w:type="dxa"/>
              </w:tcPr>
            </w:tcPrChange>
          </w:tcPr>
          <w:p w14:paraId="31DFC093" w14:textId="1AA5D6E2" w:rsidR="004428FD" w:rsidRPr="00602EDC" w:rsidRDefault="008B11E3" w:rsidP="007B1DE1">
            <w:pPr>
              <w:jc w:val="both"/>
              <w:rPr>
                <w:ins w:id="2169" w:author="Ham, Yunee" w:date="2020-03-14T20:56:00Z"/>
                <w:del w:id="2170" w:author="Nguyen, Anh" w:date="2020-03-14T22:43:00Z"/>
                <w:rFonts w:ascii="Times" w:hAnsi="Times"/>
                <w:bCs/>
                <w:sz w:val="20"/>
                <w:szCs w:val="20"/>
              </w:rPr>
            </w:pPr>
            <w:ins w:id="2171" w:author="Ham, Yunee" w:date="2020-03-14T21:16:00Z">
              <w:del w:id="2172" w:author="Nguyen, Anh" w:date="2020-03-14T22:43:00Z">
                <w:r>
                  <w:rPr>
                    <w:rFonts w:ascii="Times" w:hAnsi="Times"/>
                    <w:bCs/>
                    <w:sz w:val="20"/>
                    <w:szCs w:val="20"/>
                  </w:rPr>
                  <w:delText>57%</w:delText>
                </w:r>
              </w:del>
            </w:ins>
          </w:p>
        </w:tc>
      </w:tr>
      <w:tr w:rsidR="004428FD" w:rsidRPr="00602EDC" w14:paraId="3BDE6761" w14:textId="77777777" w:rsidTr="002D2452">
        <w:trPr>
          <w:trHeight w:val="242"/>
          <w:ins w:id="2173" w:author="Ham, Yunee" w:date="2020-03-14T20:56:00Z"/>
          <w:del w:id="2174" w:author="Nguyen, Anh" w:date="2020-03-14T22:43:00Z"/>
          <w:trPrChange w:id="2175" w:author="Ham, Yunee" w:date="2020-03-14T21:15:00Z">
            <w:trPr>
              <w:trHeight w:val="248"/>
            </w:trPr>
          </w:trPrChange>
        </w:trPr>
        <w:tc>
          <w:tcPr>
            <w:tcW w:w="1952" w:type="dxa"/>
            <w:tcPrChange w:id="2176" w:author="Ham, Yunee" w:date="2020-03-14T21:15:00Z">
              <w:tcPr>
                <w:tcW w:w="1776" w:type="dxa"/>
              </w:tcPr>
            </w:tcPrChange>
          </w:tcPr>
          <w:p w14:paraId="3B3FB418" w14:textId="77777777" w:rsidR="004428FD" w:rsidRPr="00602EDC" w:rsidRDefault="004428FD" w:rsidP="007B1DE1">
            <w:pPr>
              <w:jc w:val="both"/>
              <w:rPr>
                <w:ins w:id="2177" w:author="Ham, Yunee" w:date="2020-03-14T20:56:00Z"/>
                <w:del w:id="2178" w:author="Nguyen, Anh" w:date="2020-03-14T22:43:00Z"/>
                <w:rFonts w:ascii="Times" w:hAnsi="Times"/>
                <w:bCs/>
                <w:sz w:val="20"/>
                <w:szCs w:val="20"/>
              </w:rPr>
            </w:pPr>
            <w:ins w:id="2179" w:author="Ham, Yunee" w:date="2020-03-14T20:56:00Z">
              <w:del w:id="2180" w:author="Nguyen, Anh" w:date="2020-03-14T22:43:00Z">
                <w:r>
                  <w:delText xml:space="preserve">Precision Rate </w:delText>
                </w:r>
              </w:del>
            </w:ins>
          </w:p>
        </w:tc>
        <w:tc>
          <w:tcPr>
            <w:tcW w:w="1854" w:type="dxa"/>
            <w:tcPrChange w:id="2181" w:author="Ham, Yunee" w:date="2020-03-14T21:15:00Z">
              <w:tcPr>
                <w:tcW w:w="1687" w:type="dxa"/>
              </w:tcPr>
            </w:tcPrChange>
          </w:tcPr>
          <w:p w14:paraId="15ECE373" w14:textId="79D044FF" w:rsidR="004428FD" w:rsidRPr="00602EDC" w:rsidRDefault="001636BB" w:rsidP="007B1DE1">
            <w:pPr>
              <w:jc w:val="both"/>
              <w:rPr>
                <w:ins w:id="2182" w:author="Ham, Yunee" w:date="2020-03-14T20:56:00Z"/>
                <w:del w:id="2183" w:author="Nguyen, Anh" w:date="2020-03-14T22:43:00Z"/>
                <w:rFonts w:ascii="Times" w:hAnsi="Times"/>
                <w:bCs/>
                <w:sz w:val="20"/>
                <w:szCs w:val="20"/>
              </w:rPr>
            </w:pPr>
            <w:ins w:id="2184" w:author="Ham, Yunee" w:date="2020-03-14T21:16:00Z">
              <w:del w:id="2185" w:author="Nguyen, Anh" w:date="2020-03-14T22:43:00Z">
                <w:r>
                  <w:rPr>
                    <w:rFonts w:ascii="Times" w:hAnsi="Times"/>
                    <w:bCs/>
                    <w:sz w:val="20"/>
                    <w:szCs w:val="20"/>
                  </w:rPr>
                  <w:delText>65%</w:delText>
                </w:r>
              </w:del>
            </w:ins>
          </w:p>
        </w:tc>
      </w:tr>
    </w:tbl>
    <w:tbl>
      <w:tblPr>
        <w:tblStyle w:val="TableGrid"/>
        <w:tblpPr w:leftFromText="180" w:rightFromText="180" w:vertAnchor="text" w:horzAnchor="page" w:tblpX="6640" w:tblpY="103"/>
        <w:tblW w:w="3732" w:type="dxa"/>
        <w:tblLook w:val="04A0" w:firstRow="1" w:lastRow="0" w:firstColumn="1" w:lastColumn="0" w:noHBand="0" w:noVBand="1"/>
      </w:tblPr>
      <w:tblGrid>
        <w:gridCol w:w="2418"/>
        <w:gridCol w:w="1314"/>
      </w:tblGrid>
      <w:tr w:rsidR="002E0DEB" w:rsidRPr="00602EDC" w14:paraId="2BCBC2B8" w14:textId="77777777" w:rsidTr="002E0DEB">
        <w:trPr>
          <w:trHeight w:val="306"/>
          <w:ins w:id="2186" w:author="Ham, Yunee" w:date="2020-03-14T21:14:00Z"/>
          <w:del w:id="2187" w:author="Nguyen, Anh" w:date="2020-03-14T22:43:00Z"/>
        </w:trPr>
        <w:tc>
          <w:tcPr>
            <w:tcW w:w="3732" w:type="dxa"/>
            <w:gridSpan w:val="2"/>
            <w:shd w:val="clear" w:color="auto" w:fill="000000" w:themeFill="text1"/>
          </w:tcPr>
          <w:p w14:paraId="756B2DDF" w14:textId="77777777" w:rsidR="002E0DEB" w:rsidRPr="00602EDC" w:rsidRDefault="002E0DEB" w:rsidP="002E0DEB">
            <w:pPr>
              <w:jc w:val="both"/>
              <w:rPr>
                <w:ins w:id="2188" w:author="Ham, Yunee" w:date="2020-03-14T21:14:00Z"/>
                <w:del w:id="2189" w:author="Nguyen, Anh" w:date="2020-03-14T22:43:00Z"/>
                <w:rFonts w:ascii="Times" w:hAnsi="Times"/>
                <w:bCs/>
                <w:sz w:val="20"/>
                <w:szCs w:val="20"/>
              </w:rPr>
            </w:pPr>
            <w:ins w:id="2190" w:author="Ham, Yunee" w:date="2020-03-14T21:14:00Z">
              <w:del w:id="2191" w:author="Nguyen, Anh" w:date="2020-03-14T22:43:00Z">
                <w:r>
                  <w:rPr>
                    <w:rFonts w:ascii="Times" w:hAnsi="Times"/>
                    <w:bCs/>
                    <w:sz w:val="20"/>
                    <w:szCs w:val="20"/>
                  </w:rPr>
                  <w:delText xml:space="preserve">Confusion Matrix – Arline choice model 2: </w:delText>
                </w:r>
                <w:r>
                  <w:rPr>
                    <w:rFonts w:ascii="Times" w:hAnsi="Times"/>
                    <w:b/>
                    <w:sz w:val="20"/>
                    <w:szCs w:val="20"/>
                  </w:rPr>
                  <w:delText xml:space="preserve">Decision Tree Model  </w:delText>
                </w:r>
                <w:r>
                  <w:rPr>
                    <w:rFonts w:ascii="Times" w:hAnsi="Times"/>
                    <w:bCs/>
                    <w:sz w:val="20"/>
                    <w:szCs w:val="20"/>
                  </w:rPr>
                  <w:delText xml:space="preserve"> </w:delText>
                </w:r>
              </w:del>
            </w:ins>
          </w:p>
        </w:tc>
      </w:tr>
      <w:tr w:rsidR="002E0DEB" w:rsidRPr="00602EDC" w14:paraId="5C182E82" w14:textId="77777777" w:rsidTr="002E0DEB">
        <w:trPr>
          <w:trHeight w:val="306"/>
          <w:ins w:id="2192" w:author="Ham, Yunee" w:date="2020-03-14T21:14:00Z"/>
          <w:del w:id="2193" w:author="Nguyen, Anh" w:date="2020-03-14T22:43:00Z"/>
        </w:trPr>
        <w:tc>
          <w:tcPr>
            <w:tcW w:w="2418" w:type="dxa"/>
          </w:tcPr>
          <w:p w14:paraId="42F9C650" w14:textId="77777777" w:rsidR="002E0DEB" w:rsidRPr="00602EDC" w:rsidRDefault="002E0DEB" w:rsidP="002E0DEB">
            <w:pPr>
              <w:jc w:val="both"/>
              <w:rPr>
                <w:ins w:id="2194" w:author="Ham, Yunee" w:date="2020-03-14T21:14:00Z"/>
                <w:del w:id="2195" w:author="Nguyen, Anh" w:date="2020-03-14T22:43:00Z"/>
                <w:rFonts w:ascii="Times" w:hAnsi="Times"/>
                <w:bCs/>
                <w:sz w:val="20"/>
                <w:szCs w:val="20"/>
              </w:rPr>
            </w:pPr>
            <w:ins w:id="2196" w:author="Ham, Yunee" w:date="2020-03-14T21:14:00Z">
              <w:del w:id="2197" w:author="Nguyen, Anh" w:date="2020-03-14T22:43:00Z">
                <w:r>
                  <w:delText xml:space="preserve">Accuracy Rate </w:delText>
                </w:r>
              </w:del>
            </w:ins>
          </w:p>
        </w:tc>
        <w:tc>
          <w:tcPr>
            <w:tcW w:w="1314" w:type="dxa"/>
          </w:tcPr>
          <w:p w14:paraId="0339D11E" w14:textId="430B5C1E" w:rsidR="002E0DEB" w:rsidRPr="00602EDC" w:rsidRDefault="001636BB" w:rsidP="002E0DEB">
            <w:pPr>
              <w:jc w:val="both"/>
              <w:rPr>
                <w:ins w:id="2198" w:author="Ham, Yunee" w:date="2020-03-14T21:14:00Z"/>
                <w:del w:id="2199" w:author="Nguyen, Anh" w:date="2020-03-14T22:43:00Z"/>
                <w:rFonts w:ascii="Times" w:hAnsi="Times"/>
                <w:bCs/>
                <w:sz w:val="20"/>
                <w:szCs w:val="20"/>
              </w:rPr>
            </w:pPr>
            <w:ins w:id="2200" w:author="Ham, Yunee" w:date="2020-03-14T21:16:00Z">
              <w:del w:id="2201" w:author="Nguyen, Anh" w:date="2020-03-14T22:43:00Z">
                <w:r>
                  <w:delText>67%</w:delText>
                </w:r>
              </w:del>
            </w:ins>
          </w:p>
        </w:tc>
      </w:tr>
      <w:tr w:rsidR="002E0DEB" w:rsidRPr="00602EDC" w14:paraId="74F299BA" w14:textId="77777777" w:rsidTr="002E0DEB">
        <w:trPr>
          <w:trHeight w:val="220"/>
          <w:ins w:id="2202" w:author="Ham, Yunee" w:date="2020-03-14T21:14:00Z"/>
          <w:del w:id="2203" w:author="Nguyen, Anh" w:date="2020-03-14T22:43:00Z"/>
        </w:trPr>
        <w:tc>
          <w:tcPr>
            <w:tcW w:w="2418" w:type="dxa"/>
          </w:tcPr>
          <w:p w14:paraId="26BD1D6D" w14:textId="77777777" w:rsidR="002E0DEB" w:rsidRPr="00602EDC" w:rsidRDefault="002E0DEB" w:rsidP="002E0DEB">
            <w:pPr>
              <w:jc w:val="both"/>
              <w:rPr>
                <w:ins w:id="2204" w:author="Ham, Yunee" w:date="2020-03-14T21:14:00Z"/>
                <w:del w:id="2205" w:author="Nguyen, Anh" w:date="2020-03-14T22:43:00Z"/>
                <w:rFonts w:ascii="Times" w:hAnsi="Times"/>
                <w:bCs/>
                <w:sz w:val="20"/>
                <w:szCs w:val="20"/>
              </w:rPr>
            </w:pPr>
            <w:ins w:id="2206" w:author="Ham, Yunee" w:date="2020-03-14T21:14:00Z">
              <w:del w:id="2207" w:author="Nguyen, Anh" w:date="2020-03-14T22:43:00Z">
                <w:r>
                  <w:delText xml:space="preserve">Recall Rate </w:delText>
                </w:r>
              </w:del>
            </w:ins>
          </w:p>
        </w:tc>
        <w:tc>
          <w:tcPr>
            <w:tcW w:w="1314" w:type="dxa"/>
          </w:tcPr>
          <w:p w14:paraId="401EB42B" w14:textId="5D20ED53" w:rsidR="002E0DEB" w:rsidRPr="00602EDC" w:rsidRDefault="001636BB" w:rsidP="002E0DEB">
            <w:pPr>
              <w:jc w:val="both"/>
              <w:rPr>
                <w:ins w:id="2208" w:author="Ham, Yunee" w:date="2020-03-14T21:14:00Z"/>
                <w:del w:id="2209" w:author="Nguyen, Anh" w:date="2020-03-14T22:43:00Z"/>
                <w:rFonts w:ascii="Times" w:hAnsi="Times"/>
                <w:bCs/>
                <w:sz w:val="20"/>
                <w:szCs w:val="20"/>
              </w:rPr>
            </w:pPr>
            <w:ins w:id="2210" w:author="Ham, Yunee" w:date="2020-03-14T21:16:00Z">
              <w:del w:id="2211" w:author="Nguyen, Anh" w:date="2020-03-14T22:43:00Z">
                <w:r>
                  <w:delText xml:space="preserve">75% </w:delText>
                </w:r>
              </w:del>
            </w:ins>
          </w:p>
        </w:tc>
      </w:tr>
      <w:tr w:rsidR="002E0DEB" w:rsidRPr="00602EDC" w14:paraId="21CDFE1B" w14:textId="77777777" w:rsidTr="002E0DEB">
        <w:trPr>
          <w:trHeight w:val="187"/>
          <w:ins w:id="2212" w:author="Ham, Yunee" w:date="2020-03-14T21:14:00Z"/>
          <w:del w:id="2213" w:author="Nguyen, Anh" w:date="2020-03-14T22:43:00Z"/>
        </w:trPr>
        <w:tc>
          <w:tcPr>
            <w:tcW w:w="2418" w:type="dxa"/>
          </w:tcPr>
          <w:p w14:paraId="1A00790C" w14:textId="77777777" w:rsidR="002E0DEB" w:rsidRPr="00602EDC" w:rsidRDefault="002E0DEB" w:rsidP="002E0DEB">
            <w:pPr>
              <w:jc w:val="both"/>
              <w:rPr>
                <w:ins w:id="2214" w:author="Ham, Yunee" w:date="2020-03-14T21:14:00Z"/>
                <w:del w:id="2215" w:author="Nguyen, Anh" w:date="2020-03-14T22:43:00Z"/>
                <w:rFonts w:ascii="Times" w:hAnsi="Times"/>
                <w:bCs/>
                <w:sz w:val="20"/>
                <w:szCs w:val="20"/>
              </w:rPr>
            </w:pPr>
            <w:ins w:id="2216" w:author="Ham, Yunee" w:date="2020-03-14T21:14:00Z">
              <w:del w:id="2217" w:author="Nguyen, Anh" w:date="2020-03-14T22:43:00Z">
                <w:r>
                  <w:delText xml:space="preserve">Precision Rate </w:delText>
                </w:r>
              </w:del>
            </w:ins>
          </w:p>
        </w:tc>
        <w:tc>
          <w:tcPr>
            <w:tcW w:w="1314" w:type="dxa"/>
          </w:tcPr>
          <w:p w14:paraId="1F307A3B" w14:textId="303707FC" w:rsidR="002E0DEB" w:rsidRPr="00602EDC" w:rsidRDefault="001636BB" w:rsidP="002E0DEB">
            <w:pPr>
              <w:jc w:val="both"/>
              <w:rPr>
                <w:ins w:id="2218" w:author="Ham, Yunee" w:date="2020-03-14T21:14:00Z"/>
                <w:del w:id="2219" w:author="Nguyen, Anh" w:date="2020-03-14T22:43:00Z"/>
                <w:rFonts w:ascii="Times" w:hAnsi="Times"/>
                <w:bCs/>
                <w:sz w:val="20"/>
                <w:szCs w:val="20"/>
              </w:rPr>
            </w:pPr>
            <w:ins w:id="2220" w:author="Ham, Yunee" w:date="2020-03-14T21:16:00Z">
              <w:del w:id="2221" w:author="Nguyen, Anh" w:date="2020-03-14T22:43:00Z">
                <w:r>
                  <w:delText>86%</w:delText>
                </w:r>
              </w:del>
            </w:ins>
          </w:p>
        </w:tc>
      </w:tr>
    </w:tbl>
    <w:p w14:paraId="18646E8F" w14:textId="77777777" w:rsidR="004428FD" w:rsidRDefault="004428FD" w:rsidP="004428FD">
      <w:pPr>
        <w:jc w:val="left"/>
        <w:rPr>
          <w:ins w:id="2222" w:author="Ham, Yunee" w:date="2020-03-14T20:55:00Z"/>
          <w:del w:id="2223" w:author="Nguyen, Anh" w:date="2020-03-14T22:43:00Z"/>
        </w:rPr>
      </w:pPr>
    </w:p>
    <w:p w14:paraId="07E14EB3" w14:textId="77777777" w:rsidR="004428FD" w:rsidRPr="00BD4CC1" w:rsidRDefault="004428FD" w:rsidP="00FE3B3E">
      <w:pPr>
        <w:jc w:val="left"/>
        <w:rPr>
          <w:del w:id="2224" w:author="Nguyen, Anh" w:date="2020-03-14T22:43:00Z"/>
        </w:rPr>
      </w:pPr>
    </w:p>
    <w:p w14:paraId="239E93F5" w14:textId="77777777" w:rsidR="00C03440" w:rsidRDefault="00C03440" w:rsidP="004428FD">
      <w:pPr>
        <w:jc w:val="left"/>
        <w:rPr>
          <w:ins w:id="2225" w:author="Ham, Yunee" w:date="2020-03-14T22:07:00Z"/>
          <w:del w:id="2226" w:author="Nguyen, Anh" w:date="2020-03-14T22:43:00Z"/>
        </w:rPr>
      </w:pPr>
    </w:p>
    <w:p w14:paraId="53806C44" w14:textId="77777777" w:rsidR="00C03440" w:rsidRDefault="00C03440" w:rsidP="004428FD">
      <w:pPr>
        <w:jc w:val="left"/>
        <w:rPr>
          <w:ins w:id="2227" w:author="Ham, Yunee" w:date="2020-03-14T22:07:00Z"/>
          <w:del w:id="2228" w:author="Nguyen, Anh" w:date="2020-03-14T22:43:00Z"/>
        </w:rPr>
      </w:pPr>
    </w:p>
    <w:p w14:paraId="38A6164B" w14:textId="77777777" w:rsidR="00C03440" w:rsidRDefault="00C03440" w:rsidP="004428FD">
      <w:pPr>
        <w:jc w:val="left"/>
        <w:rPr>
          <w:ins w:id="2229" w:author="Ham, Yunee" w:date="2020-03-14T22:07:00Z"/>
          <w:del w:id="2230" w:author="Nguyen, Anh" w:date="2020-03-14T22:43:00Z"/>
        </w:rPr>
      </w:pPr>
    </w:p>
    <w:p w14:paraId="1C15C6CD" w14:textId="77777777" w:rsidR="00C03440" w:rsidRDefault="00C03440" w:rsidP="004428FD">
      <w:pPr>
        <w:jc w:val="left"/>
        <w:rPr>
          <w:ins w:id="2231" w:author="Ham, Yunee" w:date="2020-03-14T22:07:00Z"/>
          <w:del w:id="2232" w:author="Nguyen, Anh" w:date="2020-03-14T22:43:00Z"/>
        </w:rPr>
      </w:pPr>
    </w:p>
    <w:p w14:paraId="4B80AEE5" w14:textId="77777777" w:rsidR="00C03440" w:rsidRPr="00BD4CC1" w:rsidRDefault="00C03440" w:rsidP="004428FD">
      <w:pPr>
        <w:jc w:val="left"/>
        <w:rPr>
          <w:ins w:id="2233" w:author="Ham, Yunee" w:date="2020-03-14T22:07:00Z"/>
          <w:del w:id="2234" w:author="Nguyen, Anh" w:date="2020-03-14T22:46:00Z"/>
        </w:rPr>
        <w:pPrChange w:id="2235" w:author="Ham, Yunee" w:date="2020-03-14T20:54:00Z">
          <w:pPr/>
        </w:pPrChange>
      </w:pPr>
    </w:p>
    <w:p w14:paraId="7B1560D5" w14:textId="77777777" w:rsidR="00E73E8A" w:rsidRDefault="00E73E8A" w:rsidP="00A301DF">
      <w:pPr>
        <w:rPr>
          <w:ins w:id="2236" w:author="Ki Min Lee" w:date="2020-03-14T19:29:00Z"/>
          <w:del w:id="2237" w:author="Ham, Yunee" w:date="2020-03-14T21:11:00Z"/>
        </w:rPr>
        <w:pPrChange w:id="2238" w:author="Zaheen, Sahira" w:date="2020-03-14T20:18:00Z">
          <w:pPr>
            <w:pStyle w:val="ListParagraph"/>
            <w:numPr>
              <w:numId w:val="3"/>
            </w:numPr>
            <w:ind w:hanging="360"/>
            <w:jc w:val="left"/>
          </w:pPr>
        </w:pPrChange>
      </w:pPr>
    </w:p>
    <w:p w14:paraId="70D8D876" w14:textId="77777777" w:rsidR="00621674" w:rsidRDefault="00621674" w:rsidP="00FE3B3E">
      <w:pPr>
        <w:jc w:val="left"/>
        <w:rPr>
          <w:ins w:id="2239" w:author="Ki Min Lee" w:date="2020-03-14T19:29:00Z"/>
        </w:rPr>
      </w:pPr>
      <w:ins w:id="2240" w:author="Ki Min Lee" w:date="2020-03-14T19:29:00Z">
        <w:del w:id="2241" w:author="Ham, Yunee" w:date="2020-03-14T20:38:00Z">
          <w:r>
            <w:delText xml:space="preserve">Overall, logit model slightly works better than the decision tree for this analysis.  </w:delText>
          </w:r>
        </w:del>
      </w:ins>
    </w:p>
    <w:tbl>
      <w:tblPr>
        <w:tblStyle w:val="TableGrid"/>
        <w:tblW w:w="0" w:type="auto"/>
        <w:tblLook w:val="04A0" w:firstRow="1" w:lastRow="0" w:firstColumn="1" w:lastColumn="0" w:noHBand="0" w:noVBand="1"/>
      </w:tblPr>
      <w:tblGrid>
        <w:gridCol w:w="2553"/>
        <w:gridCol w:w="2553"/>
        <w:gridCol w:w="2554"/>
        <w:gridCol w:w="2554"/>
      </w:tblGrid>
      <w:tr w:rsidR="00621674" w14:paraId="26E802EB" w14:textId="77777777" w:rsidTr="00323185">
        <w:trPr>
          <w:ins w:id="2242" w:author="Ki Min Lee" w:date="2020-03-14T19:29:00Z"/>
          <w:del w:id="2243" w:author="Nguyen, Anh" w:date="2020-03-14T20:15:00Z"/>
        </w:trPr>
        <w:tc>
          <w:tcPr>
            <w:tcW w:w="2553" w:type="dxa"/>
          </w:tcPr>
          <w:p w14:paraId="49F519BB" w14:textId="29DB50F5" w:rsidR="00621674" w:rsidRDefault="00621674" w:rsidP="00621674">
            <w:pPr>
              <w:jc w:val="left"/>
              <w:rPr>
                <w:ins w:id="2244" w:author="Ki Min Lee" w:date="2020-03-14T19:29:00Z"/>
                <w:del w:id="2245" w:author="Nguyen, Anh" w:date="2020-03-14T20:15:00Z"/>
              </w:rPr>
            </w:pPr>
          </w:p>
        </w:tc>
        <w:tc>
          <w:tcPr>
            <w:tcW w:w="2553" w:type="dxa"/>
          </w:tcPr>
          <w:p w14:paraId="5AE9064E" w14:textId="5DBD9407" w:rsidR="00621674" w:rsidRDefault="00621674" w:rsidP="00621674">
            <w:pPr>
              <w:jc w:val="left"/>
              <w:rPr>
                <w:ins w:id="2246" w:author="Ki Min Lee" w:date="2020-03-14T19:29:00Z"/>
                <w:del w:id="2247" w:author="Nguyen, Anh" w:date="2020-03-14T20:15:00Z"/>
              </w:rPr>
            </w:pPr>
            <w:ins w:id="2248" w:author="Ki Min Lee" w:date="2020-03-14T19:29:00Z">
              <w:del w:id="2249" w:author="Nguyen, Anh" w:date="2020-03-14T20:15:00Z">
                <w:r>
                  <w:delText>Airport</w:delText>
                </w:r>
              </w:del>
            </w:ins>
          </w:p>
        </w:tc>
        <w:tc>
          <w:tcPr>
            <w:tcW w:w="2554" w:type="dxa"/>
          </w:tcPr>
          <w:p w14:paraId="38A3C357" w14:textId="4CE4C641" w:rsidR="00621674" w:rsidRDefault="00621674" w:rsidP="00621674">
            <w:pPr>
              <w:jc w:val="left"/>
              <w:rPr>
                <w:ins w:id="2250" w:author="Ki Min Lee" w:date="2020-03-14T19:29:00Z"/>
                <w:del w:id="2251" w:author="Nguyen, Anh" w:date="2020-03-14T20:15:00Z"/>
              </w:rPr>
            </w:pPr>
            <w:ins w:id="2252" w:author="Ki Min Lee" w:date="2020-03-14T19:29:00Z">
              <w:del w:id="2253" w:author="Nguyen, Anh" w:date="2020-03-14T20:15:00Z">
                <w:r>
                  <w:delText>Big Airline</w:delText>
                </w:r>
              </w:del>
            </w:ins>
          </w:p>
        </w:tc>
        <w:tc>
          <w:tcPr>
            <w:tcW w:w="2554" w:type="dxa"/>
          </w:tcPr>
          <w:p w14:paraId="7D89B4BF" w14:textId="7F969329" w:rsidR="00621674" w:rsidRDefault="00621674" w:rsidP="00621674">
            <w:pPr>
              <w:jc w:val="left"/>
              <w:rPr>
                <w:ins w:id="2254" w:author="Ki Min Lee" w:date="2020-03-14T19:29:00Z"/>
                <w:del w:id="2255" w:author="Nguyen, Anh" w:date="2020-03-14T20:15:00Z"/>
              </w:rPr>
            </w:pPr>
            <w:ins w:id="2256" w:author="Ki Min Lee" w:date="2020-03-14T19:29:00Z">
              <w:del w:id="2257" w:author="Nguyen, Anh" w:date="2020-03-14T20:15:00Z">
                <w:r>
                  <w:delText>LCC airline</w:delText>
                </w:r>
              </w:del>
            </w:ins>
          </w:p>
        </w:tc>
      </w:tr>
      <w:tr w:rsidR="00621674" w14:paraId="0E186040" w14:textId="77777777" w:rsidTr="00323185">
        <w:trPr>
          <w:ins w:id="2258" w:author="Ki Min Lee" w:date="2020-03-14T19:29:00Z"/>
          <w:del w:id="2259" w:author="Nguyen, Anh" w:date="2020-03-14T20:15:00Z"/>
        </w:trPr>
        <w:tc>
          <w:tcPr>
            <w:tcW w:w="2553" w:type="dxa"/>
          </w:tcPr>
          <w:p w14:paraId="2DC4AAD8" w14:textId="4D6BAB05" w:rsidR="00621674" w:rsidRDefault="00621674" w:rsidP="00621674">
            <w:pPr>
              <w:jc w:val="left"/>
              <w:rPr>
                <w:ins w:id="2260" w:author="Ki Min Lee" w:date="2020-03-14T19:29:00Z"/>
                <w:del w:id="2261" w:author="Nguyen, Anh" w:date="2020-03-14T20:15:00Z"/>
              </w:rPr>
            </w:pPr>
            <w:ins w:id="2262" w:author="Ki Min Lee" w:date="2020-03-14T19:29:00Z">
              <w:del w:id="2263" w:author="Nguyen, Anh" w:date="2020-03-14T20:15:00Z">
                <w:r>
                  <w:delText>Logit</w:delText>
                </w:r>
              </w:del>
            </w:ins>
          </w:p>
        </w:tc>
        <w:tc>
          <w:tcPr>
            <w:tcW w:w="2553" w:type="dxa"/>
          </w:tcPr>
          <w:p w14:paraId="6CDAE028" w14:textId="368CABD8" w:rsidR="00621674" w:rsidRPr="00323185" w:rsidRDefault="00621674" w:rsidP="00621674">
            <w:pPr>
              <w:jc w:val="left"/>
              <w:rPr>
                <w:ins w:id="2264" w:author="Ki Min Lee" w:date="2020-03-14T19:29:00Z"/>
                <w:del w:id="2265" w:author="Nguyen, Anh" w:date="2020-03-14T20:15:00Z"/>
                <w:rFonts w:ascii="Courier New" w:hAnsi="Courier New" w:cs="Courier New"/>
              </w:rPr>
            </w:pPr>
            <w:ins w:id="2266" w:author="Ki Min Lee" w:date="2020-03-14T19:29:00Z">
              <w:del w:id="2267" w:author="Nguyen, Anh" w:date="2020-03-14T20:15:00Z">
                <w:r w:rsidRPr="00323185">
                  <w:rPr>
                    <w:color w:val="000000"/>
                  </w:rPr>
                  <w:delText>0.8764730639730639</w:delText>
                </w:r>
              </w:del>
            </w:ins>
          </w:p>
        </w:tc>
        <w:tc>
          <w:tcPr>
            <w:tcW w:w="2554" w:type="dxa"/>
          </w:tcPr>
          <w:p w14:paraId="23D64782" w14:textId="4DA94CD1" w:rsidR="00621674" w:rsidRDefault="00621674" w:rsidP="00621674">
            <w:pPr>
              <w:jc w:val="left"/>
              <w:rPr>
                <w:ins w:id="2268" w:author="Ki Min Lee" w:date="2020-03-14T19:29:00Z"/>
                <w:del w:id="2269" w:author="Nguyen, Anh" w:date="2020-03-14T20:15:00Z"/>
              </w:rPr>
            </w:pPr>
            <w:ins w:id="2270" w:author="Ki Min Lee" w:date="2020-03-14T19:29:00Z">
              <w:del w:id="2271" w:author="Nguyen, Anh" w:date="2020-03-14T20:15:00Z">
                <w:r w:rsidRPr="00323185">
                  <w:rPr>
                    <w:color w:val="000000"/>
                  </w:rPr>
                  <w:delText>0.6539961013645225</w:delText>
                </w:r>
              </w:del>
            </w:ins>
          </w:p>
        </w:tc>
        <w:tc>
          <w:tcPr>
            <w:tcW w:w="2554" w:type="dxa"/>
          </w:tcPr>
          <w:p w14:paraId="6E820C22" w14:textId="72F4D579" w:rsidR="00621674" w:rsidRDefault="00621674" w:rsidP="00621674">
            <w:pPr>
              <w:jc w:val="left"/>
              <w:rPr>
                <w:ins w:id="2272" w:author="Ki Min Lee" w:date="2020-03-14T19:29:00Z"/>
                <w:del w:id="2273" w:author="Nguyen, Anh" w:date="2020-03-14T20:15:00Z"/>
              </w:rPr>
            </w:pPr>
            <w:ins w:id="2274" w:author="Ki Min Lee" w:date="2020-03-14T19:29:00Z">
              <w:del w:id="2275" w:author="Nguyen, Anh" w:date="2020-03-14T20:15:00Z">
                <w:r w:rsidRPr="00323185">
                  <w:rPr>
                    <w:color w:val="000000"/>
                  </w:rPr>
                  <w:delText>0.8979933110367894</w:delText>
                </w:r>
              </w:del>
            </w:ins>
          </w:p>
        </w:tc>
      </w:tr>
      <w:tr w:rsidR="00621674" w14:paraId="01DE30C5" w14:textId="77777777" w:rsidTr="00323185">
        <w:trPr>
          <w:ins w:id="2276" w:author="Ki Min Lee" w:date="2020-03-14T19:29:00Z"/>
          <w:del w:id="2277" w:author="Nguyen, Anh" w:date="2020-03-14T20:15:00Z"/>
        </w:trPr>
        <w:tc>
          <w:tcPr>
            <w:tcW w:w="2553" w:type="dxa"/>
          </w:tcPr>
          <w:p w14:paraId="5831404E" w14:textId="0312CBD6" w:rsidR="00621674" w:rsidRDefault="00621674" w:rsidP="00621674">
            <w:pPr>
              <w:jc w:val="left"/>
              <w:rPr>
                <w:ins w:id="2278" w:author="Ki Min Lee" w:date="2020-03-14T19:29:00Z"/>
                <w:del w:id="2279" w:author="Nguyen, Anh" w:date="2020-03-14T20:15:00Z"/>
              </w:rPr>
            </w:pPr>
            <w:ins w:id="2280" w:author="Ki Min Lee" w:date="2020-03-14T19:29:00Z">
              <w:del w:id="2281" w:author="Nguyen, Anh" w:date="2020-03-14T20:15:00Z">
                <w:r>
                  <w:delText>Decision Tree</w:delText>
                </w:r>
              </w:del>
            </w:ins>
          </w:p>
        </w:tc>
        <w:tc>
          <w:tcPr>
            <w:tcW w:w="2553" w:type="dxa"/>
          </w:tcPr>
          <w:p w14:paraId="747CCDFE" w14:textId="03227769" w:rsidR="00621674" w:rsidRDefault="00621674" w:rsidP="00621674">
            <w:pPr>
              <w:jc w:val="left"/>
              <w:rPr>
                <w:ins w:id="2282" w:author="Ki Min Lee" w:date="2020-03-14T19:29:00Z"/>
                <w:del w:id="2283" w:author="Nguyen, Anh" w:date="2020-03-14T20:15:00Z"/>
              </w:rPr>
            </w:pPr>
            <w:ins w:id="2284" w:author="Ki Min Lee" w:date="2020-03-14T19:29:00Z">
              <w:del w:id="2285" w:author="Nguyen, Anh" w:date="2020-03-14T20:15:00Z">
                <w:r w:rsidRPr="00323185">
                  <w:rPr>
                    <w:color w:val="000000"/>
                  </w:rPr>
                  <w:delText>0.8137626262626263</w:delText>
                </w:r>
              </w:del>
            </w:ins>
          </w:p>
        </w:tc>
        <w:tc>
          <w:tcPr>
            <w:tcW w:w="2554" w:type="dxa"/>
          </w:tcPr>
          <w:p w14:paraId="72F78B6C" w14:textId="5C4BA022" w:rsidR="00621674" w:rsidRDefault="00621674" w:rsidP="00621674">
            <w:pPr>
              <w:jc w:val="left"/>
              <w:rPr>
                <w:ins w:id="2286" w:author="Ki Min Lee" w:date="2020-03-14T19:29:00Z"/>
                <w:del w:id="2287" w:author="Nguyen, Anh" w:date="2020-03-14T20:15:00Z"/>
              </w:rPr>
            </w:pPr>
            <w:ins w:id="2288" w:author="Ki Min Lee" w:date="2020-03-14T19:29:00Z">
              <w:del w:id="2289" w:author="Nguyen, Anh" w:date="2020-03-14T20:15:00Z">
                <w:r w:rsidRPr="00323185">
                  <w:rPr>
                    <w:color w:val="000000"/>
                  </w:rPr>
                  <w:delText>0.6338531513970109</w:delText>
                </w:r>
              </w:del>
            </w:ins>
          </w:p>
        </w:tc>
        <w:tc>
          <w:tcPr>
            <w:tcW w:w="2554" w:type="dxa"/>
          </w:tcPr>
          <w:p w14:paraId="1DAC9BB5" w14:textId="5C4B1089" w:rsidR="00621674" w:rsidRDefault="00621674" w:rsidP="00621674">
            <w:pPr>
              <w:jc w:val="left"/>
              <w:rPr>
                <w:ins w:id="2290" w:author="Ki Min Lee" w:date="2020-03-14T19:29:00Z"/>
                <w:del w:id="2291" w:author="Nguyen, Anh" w:date="2020-03-14T20:15:00Z"/>
              </w:rPr>
            </w:pPr>
            <w:ins w:id="2292" w:author="Ki Min Lee" w:date="2020-03-14T19:29:00Z">
              <w:del w:id="2293" w:author="Nguyen, Anh" w:date="2020-03-14T20:15:00Z">
                <w:r w:rsidRPr="00323185">
                  <w:rPr>
                    <w:color w:val="000000"/>
                  </w:rPr>
                  <w:delText>0.8040293040293041</w:delText>
                </w:r>
              </w:del>
            </w:ins>
          </w:p>
        </w:tc>
      </w:tr>
    </w:tbl>
    <w:p w14:paraId="1495C39B" w14:textId="5A9F0998" w:rsidR="001B367C" w:rsidRDefault="001B367C" w:rsidP="00245939">
      <w:pPr>
        <w:jc w:val="left"/>
        <w:rPr>
          <w:ins w:id="2294" w:author="Nguyen, Anh" w:date="2020-03-14T18:24:00Z"/>
          <w:del w:id="2295" w:author="Ham, Yunee" w:date="2020-03-14T20:39:00Z"/>
        </w:rPr>
      </w:pPr>
    </w:p>
    <w:tbl>
      <w:tblPr>
        <w:tblW w:w="8514" w:type="dxa"/>
        <w:tblInd w:w="917" w:type="dxa"/>
        <w:tblLook w:val="04A0" w:firstRow="1" w:lastRow="0" w:firstColumn="1" w:lastColumn="0" w:noHBand="0" w:noVBand="1"/>
        <w:tblPrChange w:id="2296" w:author="Nguyen, Anh" w:date="2020-03-14T20:16:00Z">
          <w:tblPr>
            <w:tblW w:w="4700" w:type="dxa"/>
            <w:tblLook w:val="04A0" w:firstRow="1" w:lastRow="0" w:firstColumn="1" w:lastColumn="0" w:noHBand="0" w:noVBand="1"/>
          </w:tblPr>
        </w:tblPrChange>
      </w:tblPr>
      <w:tblGrid>
        <w:gridCol w:w="2636"/>
        <w:gridCol w:w="1565"/>
        <w:gridCol w:w="2531"/>
        <w:gridCol w:w="1782"/>
        <w:tblGridChange w:id="2297">
          <w:tblGrid>
            <w:gridCol w:w="1455"/>
            <w:gridCol w:w="864"/>
            <w:gridCol w:w="1105"/>
            <w:gridCol w:w="1276"/>
          </w:tblGrid>
        </w:tblGridChange>
      </w:tblGrid>
      <w:tr w:rsidR="001D0CF6" w:rsidRPr="001D0CF6" w14:paraId="01DB0D89" w14:textId="77777777" w:rsidTr="00056066">
        <w:trPr>
          <w:trHeight w:val="188"/>
          <w:ins w:id="2298" w:author="Nguyen, Anh" w:date="2020-03-14T20:15:00Z"/>
          <w:trPrChange w:id="2299" w:author="Nguyen, Anh" w:date="2020-03-14T20:16:00Z">
            <w:trPr>
              <w:trHeight w:val="315"/>
            </w:trPr>
          </w:trPrChange>
        </w:trPr>
        <w:tc>
          <w:tcPr>
            <w:tcW w:w="2636" w:type="dxa"/>
            <w:tcBorders>
              <w:top w:val="single" w:sz="8" w:space="0" w:color="000000"/>
              <w:left w:val="single" w:sz="8" w:space="0" w:color="000000"/>
              <w:bottom w:val="single" w:sz="8" w:space="0" w:color="000000"/>
              <w:right w:val="single" w:sz="8" w:space="0" w:color="000000"/>
            </w:tcBorders>
            <w:shd w:val="clear" w:color="auto" w:fill="000000" w:themeFill="text1"/>
            <w:vAlign w:val="center"/>
            <w:hideMark/>
            <w:tcPrChange w:id="2300" w:author="Nguyen, Anh" w:date="2020-03-14T20:16:00Z">
              <w:tcPr>
                <w:tcW w:w="14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tcPrChange>
          </w:tcPr>
          <w:p w14:paraId="228E8EE4" w14:textId="3F47AA9F" w:rsidR="001D0CF6" w:rsidRPr="00BE4887" w:rsidRDefault="001D0CF6" w:rsidP="001D0CF6">
            <w:pPr>
              <w:jc w:val="left"/>
              <w:rPr>
                <w:ins w:id="2301" w:author="Nguyen, Anh" w:date="2020-03-14T20:15:00Z"/>
                <w:b/>
                <w:color w:val="FFFFFF" w:themeColor="background1"/>
                <w:lang w:val="en-US" w:eastAsia="en-US"/>
                <w:rPrChange w:id="2302" w:author="Nguyen, Anh" w:date="2020-03-14T20:17:00Z">
                  <w:rPr>
                    <w:ins w:id="2303" w:author="Nguyen, Anh" w:date="2020-03-14T20:15:00Z"/>
                    <w:color w:val="000000"/>
                    <w:lang w:val="en-US" w:eastAsia="en-US"/>
                  </w:rPr>
                </w:rPrChange>
              </w:rPr>
            </w:pPr>
            <w:ins w:id="2304" w:author="Nguyen, Anh" w:date="2020-03-14T20:15:00Z">
              <w:del w:id="2305" w:author="Ham, Yunee" w:date="2020-03-14T20:55:00Z">
                <w:r w:rsidRPr="00BE4887">
                  <w:rPr>
                    <w:b/>
                    <w:color w:val="FFFFFF" w:themeColor="background1"/>
                    <w:lang w:eastAsia="en-US"/>
                    <w:rPrChange w:id="2306" w:author="Ham, Yunee" w:date="2020-03-14T21:11:00Z">
                      <w:rPr>
                        <w:color w:val="000000"/>
                        <w:lang w:eastAsia="en-US"/>
                      </w:rPr>
                    </w:rPrChange>
                  </w:rPr>
                  <w:delText> </w:delText>
                </w:r>
              </w:del>
            </w:ins>
            <w:ins w:id="2307" w:author="Nguyen, Anh" w:date="2020-03-14T20:16:00Z">
              <w:r w:rsidR="00775C3D" w:rsidRPr="00BE4887">
                <w:rPr>
                  <w:b/>
                  <w:color w:val="FFFFFF" w:themeColor="background1"/>
                  <w:lang w:eastAsia="en-US"/>
                  <w:rPrChange w:id="2308" w:author="Nguyen, Anh" w:date="2020-03-14T20:16:00Z">
                    <w:rPr>
                      <w:color w:val="000000"/>
                      <w:lang w:eastAsia="en-US"/>
                    </w:rPr>
                  </w:rPrChange>
                </w:rPr>
                <w:t>AUC</w:t>
              </w:r>
            </w:ins>
          </w:p>
        </w:tc>
        <w:tc>
          <w:tcPr>
            <w:tcW w:w="1565" w:type="dxa"/>
            <w:tcBorders>
              <w:top w:val="single" w:sz="8" w:space="0" w:color="000000"/>
              <w:left w:val="nil"/>
              <w:bottom w:val="single" w:sz="8" w:space="0" w:color="000000"/>
              <w:right w:val="single" w:sz="8" w:space="0" w:color="000000"/>
            </w:tcBorders>
            <w:shd w:val="clear" w:color="auto" w:fill="000000" w:themeFill="text1"/>
            <w:vAlign w:val="center"/>
            <w:hideMark/>
            <w:tcPrChange w:id="2309" w:author="Nguyen, Anh" w:date="2020-03-14T20:16:00Z">
              <w:tcPr>
                <w:tcW w:w="800" w:type="dxa"/>
                <w:tcBorders>
                  <w:top w:val="single" w:sz="8" w:space="0" w:color="000000"/>
                  <w:left w:val="nil"/>
                  <w:bottom w:val="single" w:sz="8" w:space="0" w:color="000000"/>
                  <w:right w:val="single" w:sz="8" w:space="0" w:color="000000"/>
                </w:tcBorders>
                <w:shd w:val="clear" w:color="auto" w:fill="auto"/>
                <w:vAlign w:val="center"/>
                <w:hideMark/>
              </w:tcPr>
            </w:tcPrChange>
          </w:tcPr>
          <w:p w14:paraId="520C84B6" w14:textId="77777777" w:rsidR="001D0CF6" w:rsidRPr="00BE4887" w:rsidRDefault="001D0CF6" w:rsidP="001D0CF6">
            <w:pPr>
              <w:jc w:val="left"/>
              <w:rPr>
                <w:ins w:id="2310" w:author="Nguyen, Anh" w:date="2020-03-14T20:15:00Z"/>
                <w:b/>
                <w:color w:val="FFFFFF" w:themeColor="background1"/>
                <w:lang w:val="en-US" w:eastAsia="en-US"/>
                <w:rPrChange w:id="2311" w:author="Ki Min Lee" w:date="2020-03-14T20:58:00Z">
                  <w:rPr>
                    <w:ins w:id="2312" w:author="Nguyen, Anh" w:date="2020-03-14T20:15:00Z"/>
                    <w:color w:val="000000"/>
                    <w:lang w:val="en-US" w:eastAsia="en-US"/>
                  </w:rPr>
                </w:rPrChange>
              </w:rPr>
            </w:pPr>
            <w:ins w:id="2313" w:author="Nguyen, Anh" w:date="2020-03-14T20:15:00Z">
              <w:r w:rsidRPr="00BE4887">
                <w:rPr>
                  <w:b/>
                  <w:color w:val="FFFFFF" w:themeColor="background1"/>
                  <w:lang w:eastAsia="en-US"/>
                  <w:rPrChange w:id="2314" w:author="Ki Min Lee" w:date="2020-03-14T20:58:00Z">
                    <w:rPr>
                      <w:color w:val="000000"/>
                      <w:lang w:eastAsia="en-US"/>
                    </w:rPr>
                  </w:rPrChange>
                </w:rPr>
                <w:t xml:space="preserve"> Airport </w:t>
              </w:r>
            </w:ins>
          </w:p>
        </w:tc>
        <w:tc>
          <w:tcPr>
            <w:tcW w:w="2531" w:type="dxa"/>
            <w:tcBorders>
              <w:top w:val="single" w:sz="8" w:space="0" w:color="000000"/>
              <w:left w:val="nil"/>
              <w:bottom w:val="single" w:sz="8" w:space="0" w:color="000000"/>
              <w:right w:val="single" w:sz="8" w:space="0" w:color="000000"/>
            </w:tcBorders>
            <w:shd w:val="clear" w:color="auto" w:fill="000000" w:themeFill="text1"/>
            <w:vAlign w:val="center"/>
            <w:hideMark/>
            <w:tcPrChange w:id="2315" w:author="Nguyen, Anh" w:date="2020-03-14T20:16:00Z">
              <w:tcPr>
                <w:tcW w:w="1120" w:type="dxa"/>
                <w:tcBorders>
                  <w:top w:val="single" w:sz="8" w:space="0" w:color="000000"/>
                  <w:left w:val="nil"/>
                  <w:bottom w:val="single" w:sz="8" w:space="0" w:color="000000"/>
                  <w:right w:val="single" w:sz="8" w:space="0" w:color="000000"/>
                </w:tcBorders>
                <w:shd w:val="clear" w:color="auto" w:fill="auto"/>
                <w:vAlign w:val="center"/>
                <w:hideMark/>
              </w:tcPr>
            </w:tcPrChange>
          </w:tcPr>
          <w:p w14:paraId="454C29AF" w14:textId="3423ADD0" w:rsidR="001D0CF6" w:rsidRPr="00BE4887" w:rsidRDefault="001D0CF6" w:rsidP="001D0CF6">
            <w:pPr>
              <w:jc w:val="left"/>
              <w:rPr>
                <w:ins w:id="2316" w:author="Nguyen, Anh" w:date="2020-03-14T20:15:00Z"/>
                <w:b/>
                <w:color w:val="FFFFFF" w:themeColor="background1"/>
                <w:lang w:val="en-US" w:eastAsia="en-US"/>
                <w:rPrChange w:id="2317" w:author="Ki Min Lee" w:date="2020-03-14T20:58:00Z">
                  <w:rPr>
                    <w:ins w:id="2318" w:author="Nguyen, Anh" w:date="2020-03-14T20:15:00Z"/>
                    <w:color w:val="000000"/>
                    <w:lang w:val="en-US" w:eastAsia="en-US"/>
                  </w:rPr>
                </w:rPrChange>
              </w:rPr>
            </w:pPr>
            <w:ins w:id="2319" w:author="Nguyen, Anh" w:date="2020-03-14T20:15:00Z">
              <w:r w:rsidRPr="00BE4887">
                <w:rPr>
                  <w:b/>
                  <w:color w:val="FFFFFF" w:themeColor="background1"/>
                  <w:lang w:eastAsia="en-US"/>
                  <w:rPrChange w:id="2320" w:author="Ham, Yunee" w:date="2020-03-14T20:55:00Z">
                    <w:rPr>
                      <w:color w:val="000000"/>
                      <w:lang w:eastAsia="en-US"/>
                    </w:rPr>
                  </w:rPrChange>
                </w:rPr>
                <w:t xml:space="preserve"> </w:t>
              </w:r>
            </w:ins>
            <w:ins w:id="2321" w:author="Ham, Yunee" w:date="2020-03-14T20:55:00Z">
              <w:r w:rsidR="004428FD" w:rsidRPr="00BE4887">
                <w:rPr>
                  <w:b/>
                  <w:color w:val="FFFFFF" w:themeColor="background1"/>
                  <w:lang w:eastAsia="en-US"/>
                  <w:rPrChange w:id="2322" w:author="Ham, Yunee" w:date="2020-03-14T20:55:00Z">
                    <w:rPr>
                      <w:color w:val="000000"/>
                      <w:lang w:eastAsia="en-US"/>
                    </w:rPr>
                  </w:rPrChange>
                </w:rPr>
                <w:t>Major Korean</w:t>
              </w:r>
              <w:r w:rsidRPr="00BE4887">
                <w:rPr>
                  <w:b/>
                  <w:color w:val="FFFFFF" w:themeColor="background1"/>
                  <w:lang w:eastAsia="en-US"/>
                  <w:rPrChange w:id="2323" w:author="Ki Min Lee" w:date="2020-03-14T20:58:00Z">
                    <w:rPr>
                      <w:color w:val="000000"/>
                      <w:lang w:eastAsia="en-US"/>
                    </w:rPr>
                  </w:rPrChange>
                </w:rPr>
                <w:t xml:space="preserve"> </w:t>
              </w:r>
            </w:ins>
            <w:ins w:id="2324" w:author="Nguyen, Anh" w:date="2020-03-14T20:15:00Z">
              <w:del w:id="2325" w:author="Ham, Yunee" w:date="2020-03-14T20:55:00Z">
                <w:r w:rsidRPr="00BE4887">
                  <w:rPr>
                    <w:b/>
                    <w:color w:val="FFFFFF" w:themeColor="background1"/>
                    <w:lang w:eastAsia="en-US"/>
                    <w:rPrChange w:id="2326" w:author="Ki Min Lee" w:date="2020-03-14T20:58:00Z">
                      <w:rPr>
                        <w:color w:val="000000"/>
                        <w:lang w:eastAsia="en-US"/>
                      </w:rPr>
                    </w:rPrChange>
                  </w:rPr>
                  <w:delText>Big</w:delText>
                </w:r>
              </w:del>
              <w:r w:rsidRPr="00BE4887">
                <w:rPr>
                  <w:b/>
                  <w:color w:val="FFFFFF" w:themeColor="background1"/>
                  <w:lang w:eastAsia="en-US"/>
                  <w:rPrChange w:id="2327" w:author="Ki Min Lee" w:date="2020-03-14T20:58:00Z">
                    <w:rPr>
                      <w:color w:val="000000"/>
                      <w:lang w:eastAsia="en-US"/>
                    </w:rPr>
                  </w:rPrChange>
                </w:rPr>
                <w:t xml:space="preserve"> Airline</w:t>
              </w:r>
            </w:ins>
            <w:ins w:id="2328" w:author="Nguyen, Anh" w:date="2020-03-14T21:19:00Z">
              <w:r w:rsidR="00056066">
                <w:rPr>
                  <w:b/>
                  <w:color w:val="FFFFFF" w:themeColor="background1"/>
                  <w:lang w:eastAsia="en-US"/>
                </w:rPr>
                <w:t>s</w:t>
              </w:r>
            </w:ins>
            <w:ins w:id="2329" w:author="Nguyen, Anh" w:date="2020-03-14T20:15:00Z">
              <w:r w:rsidRPr="00BE4887">
                <w:rPr>
                  <w:b/>
                  <w:color w:val="FFFFFF" w:themeColor="background1"/>
                  <w:lang w:eastAsia="en-US"/>
                  <w:rPrChange w:id="2330" w:author="Ki Min Lee" w:date="2020-03-14T20:58:00Z">
                    <w:rPr>
                      <w:color w:val="000000"/>
                      <w:lang w:eastAsia="en-US"/>
                    </w:rPr>
                  </w:rPrChange>
                </w:rPr>
                <w:t xml:space="preserve"> </w:t>
              </w:r>
            </w:ins>
          </w:p>
        </w:tc>
        <w:tc>
          <w:tcPr>
            <w:tcW w:w="1782" w:type="dxa"/>
            <w:tcBorders>
              <w:top w:val="single" w:sz="8" w:space="0" w:color="000000"/>
              <w:left w:val="nil"/>
              <w:bottom w:val="single" w:sz="8" w:space="0" w:color="000000"/>
              <w:right w:val="single" w:sz="8" w:space="0" w:color="000000"/>
            </w:tcBorders>
            <w:shd w:val="clear" w:color="auto" w:fill="000000" w:themeFill="text1"/>
            <w:vAlign w:val="center"/>
            <w:hideMark/>
            <w:tcPrChange w:id="2331" w:author="Nguyen, Anh" w:date="2020-03-14T20:16:00Z">
              <w:tcPr>
                <w:tcW w:w="1300" w:type="dxa"/>
                <w:tcBorders>
                  <w:top w:val="single" w:sz="8" w:space="0" w:color="000000"/>
                  <w:left w:val="nil"/>
                  <w:bottom w:val="single" w:sz="8" w:space="0" w:color="000000"/>
                  <w:right w:val="single" w:sz="8" w:space="0" w:color="000000"/>
                </w:tcBorders>
                <w:shd w:val="clear" w:color="auto" w:fill="auto"/>
                <w:vAlign w:val="center"/>
                <w:hideMark/>
              </w:tcPr>
            </w:tcPrChange>
          </w:tcPr>
          <w:p w14:paraId="15E80A2D" w14:textId="77777777" w:rsidR="001D0CF6" w:rsidRPr="00BE4887" w:rsidRDefault="001D0CF6" w:rsidP="001D0CF6">
            <w:pPr>
              <w:jc w:val="left"/>
              <w:rPr>
                <w:ins w:id="2332" w:author="Nguyen, Anh" w:date="2020-03-14T20:15:00Z"/>
                <w:b/>
                <w:color w:val="FFFFFF" w:themeColor="background1"/>
                <w:lang w:val="en-US" w:eastAsia="en-US"/>
                <w:rPrChange w:id="2333" w:author="Ki Min Lee" w:date="2020-03-14T20:58:00Z">
                  <w:rPr>
                    <w:ins w:id="2334" w:author="Nguyen, Anh" w:date="2020-03-14T20:15:00Z"/>
                    <w:color w:val="000000"/>
                    <w:lang w:val="en-US" w:eastAsia="en-US"/>
                  </w:rPr>
                </w:rPrChange>
              </w:rPr>
            </w:pPr>
            <w:ins w:id="2335" w:author="Nguyen, Anh" w:date="2020-03-14T20:15:00Z">
              <w:r w:rsidRPr="00BE4887">
                <w:rPr>
                  <w:b/>
                  <w:color w:val="FFFFFF" w:themeColor="background1"/>
                  <w:lang w:eastAsia="en-US"/>
                  <w:rPrChange w:id="2336" w:author="Ki Min Lee" w:date="2020-03-14T20:58:00Z">
                    <w:rPr>
                      <w:color w:val="000000"/>
                      <w:lang w:eastAsia="en-US"/>
                    </w:rPr>
                  </w:rPrChange>
                </w:rPr>
                <w:t xml:space="preserve"> LCC Airline </w:t>
              </w:r>
            </w:ins>
          </w:p>
        </w:tc>
      </w:tr>
      <w:tr w:rsidR="001D0CF6" w:rsidRPr="001D0CF6" w14:paraId="01094BA4" w14:textId="77777777" w:rsidTr="00056066">
        <w:trPr>
          <w:trHeight w:val="188"/>
          <w:ins w:id="2337" w:author="Nguyen, Anh" w:date="2020-03-14T20:15:00Z"/>
          <w:trPrChange w:id="2338" w:author="Nguyen, Anh" w:date="2020-03-14T20:16:00Z">
            <w:trPr>
              <w:trHeight w:val="315"/>
            </w:trPr>
          </w:trPrChange>
        </w:trPr>
        <w:tc>
          <w:tcPr>
            <w:tcW w:w="2636" w:type="dxa"/>
            <w:tcBorders>
              <w:top w:val="nil"/>
              <w:left w:val="single" w:sz="8" w:space="0" w:color="000000"/>
              <w:bottom w:val="single" w:sz="8" w:space="0" w:color="000000"/>
              <w:right w:val="single" w:sz="8" w:space="0" w:color="000000"/>
            </w:tcBorders>
            <w:shd w:val="clear" w:color="auto" w:fill="auto"/>
            <w:vAlign w:val="center"/>
            <w:hideMark/>
            <w:tcPrChange w:id="2339" w:author="Nguyen, Anh" w:date="2020-03-14T20:16:00Z">
              <w:tcPr>
                <w:tcW w:w="1480" w:type="dxa"/>
                <w:tcBorders>
                  <w:top w:val="nil"/>
                  <w:left w:val="single" w:sz="8" w:space="0" w:color="000000"/>
                  <w:bottom w:val="single" w:sz="8" w:space="0" w:color="000000"/>
                  <w:right w:val="single" w:sz="8" w:space="0" w:color="000000"/>
                </w:tcBorders>
                <w:shd w:val="clear" w:color="auto" w:fill="auto"/>
                <w:vAlign w:val="center"/>
                <w:hideMark/>
              </w:tcPr>
            </w:tcPrChange>
          </w:tcPr>
          <w:p w14:paraId="4BA2E230" w14:textId="77777777" w:rsidR="001D0CF6" w:rsidRPr="001D0CF6" w:rsidRDefault="001D0CF6" w:rsidP="001D0CF6">
            <w:pPr>
              <w:jc w:val="left"/>
              <w:rPr>
                <w:ins w:id="2340" w:author="Nguyen, Anh" w:date="2020-03-14T20:15:00Z"/>
                <w:color w:val="000000"/>
                <w:lang w:val="en-US" w:eastAsia="en-US"/>
              </w:rPr>
            </w:pPr>
            <w:ins w:id="2341" w:author="Nguyen, Anh" w:date="2020-03-14T20:15:00Z">
              <w:r w:rsidRPr="001D0CF6">
                <w:rPr>
                  <w:color w:val="000000"/>
                  <w:lang w:eastAsia="en-US"/>
                </w:rPr>
                <w:t>Logit</w:t>
              </w:r>
            </w:ins>
          </w:p>
        </w:tc>
        <w:tc>
          <w:tcPr>
            <w:tcW w:w="1565" w:type="dxa"/>
            <w:tcBorders>
              <w:top w:val="nil"/>
              <w:left w:val="nil"/>
              <w:bottom w:val="single" w:sz="8" w:space="0" w:color="000000"/>
              <w:right w:val="single" w:sz="8" w:space="0" w:color="000000"/>
            </w:tcBorders>
            <w:shd w:val="clear" w:color="auto" w:fill="auto"/>
            <w:vAlign w:val="center"/>
            <w:hideMark/>
            <w:tcPrChange w:id="2342" w:author="Nguyen, Anh" w:date="2020-03-14T20:16:00Z">
              <w:tcPr>
                <w:tcW w:w="800" w:type="dxa"/>
                <w:tcBorders>
                  <w:top w:val="nil"/>
                  <w:left w:val="nil"/>
                  <w:bottom w:val="single" w:sz="8" w:space="0" w:color="000000"/>
                  <w:right w:val="single" w:sz="8" w:space="0" w:color="000000"/>
                </w:tcBorders>
                <w:shd w:val="clear" w:color="auto" w:fill="auto"/>
                <w:vAlign w:val="center"/>
                <w:hideMark/>
              </w:tcPr>
            </w:tcPrChange>
          </w:tcPr>
          <w:p w14:paraId="42CC25BB" w14:textId="77777777" w:rsidR="001D0CF6" w:rsidRPr="001D0CF6" w:rsidRDefault="001D0CF6" w:rsidP="001D0CF6">
            <w:pPr>
              <w:jc w:val="left"/>
              <w:rPr>
                <w:ins w:id="2343" w:author="Nguyen, Anh" w:date="2020-03-14T20:15:00Z"/>
                <w:color w:val="000000"/>
                <w:lang w:val="en-US" w:eastAsia="en-US"/>
              </w:rPr>
            </w:pPr>
            <w:ins w:id="2344" w:author="Nguyen, Anh" w:date="2020-03-14T20:15:00Z">
              <w:r w:rsidRPr="001D0CF6">
                <w:rPr>
                  <w:color w:val="000000"/>
                  <w:lang w:eastAsia="en-US"/>
                </w:rPr>
                <w:t xml:space="preserve">    0.88 </w:t>
              </w:r>
            </w:ins>
          </w:p>
        </w:tc>
        <w:tc>
          <w:tcPr>
            <w:tcW w:w="2531" w:type="dxa"/>
            <w:tcBorders>
              <w:top w:val="nil"/>
              <w:left w:val="nil"/>
              <w:bottom w:val="single" w:sz="8" w:space="0" w:color="000000"/>
              <w:right w:val="single" w:sz="8" w:space="0" w:color="000000"/>
            </w:tcBorders>
            <w:shd w:val="clear" w:color="auto" w:fill="auto"/>
            <w:vAlign w:val="center"/>
            <w:hideMark/>
            <w:tcPrChange w:id="2345" w:author="Nguyen, Anh" w:date="2020-03-14T20:16:00Z">
              <w:tcPr>
                <w:tcW w:w="1120" w:type="dxa"/>
                <w:tcBorders>
                  <w:top w:val="nil"/>
                  <w:left w:val="nil"/>
                  <w:bottom w:val="single" w:sz="8" w:space="0" w:color="000000"/>
                  <w:right w:val="single" w:sz="8" w:space="0" w:color="000000"/>
                </w:tcBorders>
                <w:shd w:val="clear" w:color="auto" w:fill="auto"/>
                <w:vAlign w:val="center"/>
                <w:hideMark/>
              </w:tcPr>
            </w:tcPrChange>
          </w:tcPr>
          <w:p w14:paraId="2CD03CB1" w14:textId="77777777" w:rsidR="001D0CF6" w:rsidRPr="001D0CF6" w:rsidRDefault="001D0CF6" w:rsidP="001D0CF6">
            <w:pPr>
              <w:jc w:val="left"/>
              <w:rPr>
                <w:ins w:id="2346" w:author="Nguyen, Anh" w:date="2020-03-14T20:15:00Z"/>
                <w:color w:val="000000"/>
                <w:lang w:val="en-US" w:eastAsia="en-US"/>
              </w:rPr>
            </w:pPr>
            <w:ins w:id="2347" w:author="Nguyen, Anh" w:date="2020-03-14T20:15:00Z">
              <w:r w:rsidRPr="001D0CF6">
                <w:rPr>
                  <w:color w:val="000000"/>
                  <w:lang w:eastAsia="en-US"/>
                </w:rPr>
                <w:t xml:space="preserve">          0.65 </w:t>
              </w:r>
            </w:ins>
          </w:p>
        </w:tc>
        <w:tc>
          <w:tcPr>
            <w:tcW w:w="1782" w:type="dxa"/>
            <w:tcBorders>
              <w:top w:val="nil"/>
              <w:left w:val="nil"/>
              <w:bottom w:val="single" w:sz="8" w:space="0" w:color="000000"/>
              <w:right w:val="single" w:sz="8" w:space="0" w:color="000000"/>
            </w:tcBorders>
            <w:shd w:val="clear" w:color="auto" w:fill="auto"/>
            <w:vAlign w:val="center"/>
            <w:hideMark/>
            <w:tcPrChange w:id="2348" w:author="Nguyen, Anh" w:date="2020-03-14T20:16:00Z">
              <w:tcPr>
                <w:tcW w:w="1300" w:type="dxa"/>
                <w:tcBorders>
                  <w:top w:val="nil"/>
                  <w:left w:val="nil"/>
                  <w:bottom w:val="single" w:sz="8" w:space="0" w:color="000000"/>
                  <w:right w:val="single" w:sz="8" w:space="0" w:color="000000"/>
                </w:tcBorders>
                <w:shd w:val="clear" w:color="auto" w:fill="auto"/>
                <w:vAlign w:val="center"/>
                <w:hideMark/>
              </w:tcPr>
            </w:tcPrChange>
          </w:tcPr>
          <w:p w14:paraId="4BB53043" w14:textId="77777777" w:rsidR="001D0CF6" w:rsidRPr="001D0CF6" w:rsidRDefault="001D0CF6" w:rsidP="001D0CF6">
            <w:pPr>
              <w:jc w:val="left"/>
              <w:rPr>
                <w:ins w:id="2349" w:author="Nguyen, Anh" w:date="2020-03-14T20:15:00Z"/>
                <w:color w:val="000000"/>
                <w:lang w:val="en-US" w:eastAsia="en-US"/>
              </w:rPr>
            </w:pPr>
            <w:ins w:id="2350" w:author="Nguyen, Anh" w:date="2020-03-14T20:15:00Z">
              <w:r w:rsidRPr="001D0CF6">
                <w:rPr>
                  <w:color w:val="000000"/>
                  <w:lang w:eastAsia="en-US"/>
                </w:rPr>
                <w:t xml:space="preserve">             0.90 </w:t>
              </w:r>
            </w:ins>
          </w:p>
        </w:tc>
      </w:tr>
      <w:tr w:rsidR="001D0CF6" w:rsidRPr="001D0CF6" w14:paraId="3CA02987" w14:textId="77777777" w:rsidTr="00056066">
        <w:trPr>
          <w:trHeight w:val="188"/>
          <w:ins w:id="2351" w:author="Nguyen, Anh" w:date="2020-03-14T20:15:00Z"/>
          <w:trPrChange w:id="2352" w:author="Nguyen, Anh" w:date="2020-03-14T20:16:00Z">
            <w:trPr>
              <w:trHeight w:val="315"/>
            </w:trPr>
          </w:trPrChange>
        </w:trPr>
        <w:tc>
          <w:tcPr>
            <w:tcW w:w="2636" w:type="dxa"/>
            <w:tcBorders>
              <w:top w:val="nil"/>
              <w:left w:val="single" w:sz="8" w:space="0" w:color="000000"/>
              <w:bottom w:val="single" w:sz="8" w:space="0" w:color="000000"/>
              <w:right w:val="single" w:sz="8" w:space="0" w:color="000000"/>
            </w:tcBorders>
            <w:shd w:val="clear" w:color="auto" w:fill="auto"/>
            <w:vAlign w:val="center"/>
            <w:hideMark/>
            <w:tcPrChange w:id="2353" w:author="Nguyen, Anh" w:date="2020-03-14T20:16:00Z">
              <w:tcPr>
                <w:tcW w:w="1480" w:type="dxa"/>
                <w:tcBorders>
                  <w:top w:val="nil"/>
                  <w:left w:val="single" w:sz="8" w:space="0" w:color="000000"/>
                  <w:bottom w:val="single" w:sz="8" w:space="0" w:color="000000"/>
                  <w:right w:val="single" w:sz="8" w:space="0" w:color="000000"/>
                </w:tcBorders>
                <w:shd w:val="clear" w:color="auto" w:fill="auto"/>
                <w:vAlign w:val="center"/>
                <w:hideMark/>
              </w:tcPr>
            </w:tcPrChange>
          </w:tcPr>
          <w:p w14:paraId="5CA78920" w14:textId="77777777" w:rsidR="001D0CF6" w:rsidRPr="001D0CF6" w:rsidRDefault="001D0CF6" w:rsidP="001D0CF6">
            <w:pPr>
              <w:jc w:val="left"/>
              <w:rPr>
                <w:ins w:id="2354" w:author="Nguyen, Anh" w:date="2020-03-14T20:15:00Z"/>
                <w:color w:val="000000"/>
                <w:lang w:val="en-US" w:eastAsia="en-US"/>
              </w:rPr>
            </w:pPr>
            <w:ins w:id="2355" w:author="Nguyen, Anh" w:date="2020-03-14T20:15:00Z">
              <w:r w:rsidRPr="001D0CF6">
                <w:rPr>
                  <w:color w:val="000000"/>
                  <w:lang w:eastAsia="en-US"/>
                </w:rPr>
                <w:t>Decision Tree</w:t>
              </w:r>
            </w:ins>
          </w:p>
        </w:tc>
        <w:tc>
          <w:tcPr>
            <w:tcW w:w="1565" w:type="dxa"/>
            <w:tcBorders>
              <w:top w:val="nil"/>
              <w:left w:val="nil"/>
              <w:bottom w:val="single" w:sz="8" w:space="0" w:color="000000"/>
              <w:right w:val="single" w:sz="8" w:space="0" w:color="000000"/>
            </w:tcBorders>
            <w:shd w:val="clear" w:color="auto" w:fill="auto"/>
            <w:vAlign w:val="center"/>
            <w:hideMark/>
            <w:tcPrChange w:id="2356" w:author="Nguyen, Anh" w:date="2020-03-14T20:16:00Z">
              <w:tcPr>
                <w:tcW w:w="800" w:type="dxa"/>
                <w:tcBorders>
                  <w:top w:val="nil"/>
                  <w:left w:val="nil"/>
                  <w:bottom w:val="single" w:sz="8" w:space="0" w:color="000000"/>
                  <w:right w:val="single" w:sz="8" w:space="0" w:color="000000"/>
                </w:tcBorders>
                <w:shd w:val="clear" w:color="auto" w:fill="auto"/>
                <w:vAlign w:val="center"/>
                <w:hideMark/>
              </w:tcPr>
            </w:tcPrChange>
          </w:tcPr>
          <w:p w14:paraId="22447375" w14:textId="77777777" w:rsidR="001D0CF6" w:rsidRPr="001D0CF6" w:rsidRDefault="001D0CF6" w:rsidP="001D0CF6">
            <w:pPr>
              <w:jc w:val="left"/>
              <w:rPr>
                <w:ins w:id="2357" w:author="Nguyen, Anh" w:date="2020-03-14T20:15:00Z"/>
                <w:color w:val="000000"/>
                <w:lang w:val="en-US" w:eastAsia="en-US"/>
              </w:rPr>
            </w:pPr>
            <w:ins w:id="2358" w:author="Nguyen, Anh" w:date="2020-03-14T20:15:00Z">
              <w:r w:rsidRPr="001D0CF6">
                <w:rPr>
                  <w:color w:val="000000"/>
                  <w:lang w:eastAsia="en-US"/>
                </w:rPr>
                <w:t xml:space="preserve">    0.81 </w:t>
              </w:r>
            </w:ins>
          </w:p>
        </w:tc>
        <w:tc>
          <w:tcPr>
            <w:tcW w:w="2531" w:type="dxa"/>
            <w:tcBorders>
              <w:top w:val="nil"/>
              <w:left w:val="nil"/>
              <w:bottom w:val="single" w:sz="8" w:space="0" w:color="000000"/>
              <w:right w:val="single" w:sz="8" w:space="0" w:color="000000"/>
            </w:tcBorders>
            <w:shd w:val="clear" w:color="auto" w:fill="auto"/>
            <w:vAlign w:val="center"/>
            <w:hideMark/>
            <w:tcPrChange w:id="2359" w:author="Nguyen, Anh" w:date="2020-03-14T20:16:00Z">
              <w:tcPr>
                <w:tcW w:w="1120" w:type="dxa"/>
                <w:tcBorders>
                  <w:top w:val="nil"/>
                  <w:left w:val="nil"/>
                  <w:bottom w:val="single" w:sz="8" w:space="0" w:color="000000"/>
                  <w:right w:val="single" w:sz="8" w:space="0" w:color="000000"/>
                </w:tcBorders>
                <w:shd w:val="clear" w:color="auto" w:fill="auto"/>
                <w:vAlign w:val="center"/>
                <w:hideMark/>
              </w:tcPr>
            </w:tcPrChange>
          </w:tcPr>
          <w:p w14:paraId="370E24D9" w14:textId="77777777" w:rsidR="001D0CF6" w:rsidRPr="001D0CF6" w:rsidRDefault="001D0CF6" w:rsidP="001D0CF6">
            <w:pPr>
              <w:jc w:val="left"/>
              <w:rPr>
                <w:ins w:id="2360" w:author="Nguyen, Anh" w:date="2020-03-14T20:15:00Z"/>
                <w:color w:val="000000"/>
                <w:lang w:val="en-US" w:eastAsia="en-US"/>
              </w:rPr>
            </w:pPr>
            <w:ins w:id="2361" w:author="Nguyen, Anh" w:date="2020-03-14T20:15:00Z">
              <w:r w:rsidRPr="001D0CF6">
                <w:rPr>
                  <w:color w:val="000000"/>
                  <w:lang w:eastAsia="en-US"/>
                </w:rPr>
                <w:t xml:space="preserve">          0.63 </w:t>
              </w:r>
            </w:ins>
          </w:p>
        </w:tc>
        <w:tc>
          <w:tcPr>
            <w:tcW w:w="1782" w:type="dxa"/>
            <w:tcBorders>
              <w:top w:val="nil"/>
              <w:left w:val="nil"/>
              <w:bottom w:val="single" w:sz="8" w:space="0" w:color="000000"/>
              <w:right w:val="single" w:sz="8" w:space="0" w:color="000000"/>
            </w:tcBorders>
            <w:shd w:val="clear" w:color="auto" w:fill="auto"/>
            <w:vAlign w:val="center"/>
            <w:hideMark/>
            <w:tcPrChange w:id="2362" w:author="Nguyen, Anh" w:date="2020-03-14T20:16:00Z">
              <w:tcPr>
                <w:tcW w:w="1300" w:type="dxa"/>
                <w:tcBorders>
                  <w:top w:val="nil"/>
                  <w:left w:val="nil"/>
                  <w:bottom w:val="single" w:sz="8" w:space="0" w:color="000000"/>
                  <w:right w:val="single" w:sz="8" w:space="0" w:color="000000"/>
                </w:tcBorders>
                <w:shd w:val="clear" w:color="auto" w:fill="auto"/>
                <w:vAlign w:val="center"/>
                <w:hideMark/>
              </w:tcPr>
            </w:tcPrChange>
          </w:tcPr>
          <w:p w14:paraId="34A86E67" w14:textId="77777777" w:rsidR="001D0CF6" w:rsidRPr="004C225B" w:rsidRDefault="001D0CF6" w:rsidP="00FE3B3E">
            <w:pPr>
              <w:pStyle w:val="ListParagraph"/>
              <w:numPr>
                <w:ilvl w:val="1"/>
                <w:numId w:val="5"/>
              </w:numPr>
              <w:jc w:val="left"/>
              <w:rPr>
                <w:ins w:id="2363" w:author="Nguyen, Anh" w:date="2020-03-14T20:15:00Z"/>
                <w:color w:val="000000"/>
                <w:lang w:val="en-US" w:eastAsia="en-US"/>
              </w:rPr>
              <w:pPrChange w:id="2364" w:author="Ham, Yunee" w:date="2020-03-14T20:39:00Z">
                <w:pPr>
                  <w:jc w:val="left"/>
                </w:pPr>
              </w:pPrChange>
            </w:pPr>
            <w:ins w:id="2365" w:author="Nguyen, Anh" w:date="2020-03-14T20:15:00Z">
              <w:del w:id="2366" w:author="Ham, Yunee" w:date="2020-03-14T20:39:00Z">
                <w:r w:rsidRPr="004C225B" w:rsidDel="00FE3B3E">
                  <w:rPr>
                    <w:color w:val="000000"/>
                    <w:lang w:eastAsia="en-US"/>
                  </w:rPr>
                  <w:delText xml:space="preserve">             0.80 </w:delText>
                </w:r>
              </w:del>
            </w:ins>
          </w:p>
        </w:tc>
      </w:tr>
    </w:tbl>
    <w:p w14:paraId="29387236" w14:textId="77777777" w:rsidR="001B367C" w:rsidRDefault="001B367C" w:rsidP="00245939">
      <w:pPr>
        <w:jc w:val="left"/>
        <w:rPr>
          <w:ins w:id="2367" w:author="Ham, Yunee" w:date="2020-03-14T20:39:00Z"/>
        </w:rPr>
      </w:pPr>
    </w:p>
    <w:p w14:paraId="14C808AF" w14:textId="728B8CDD" w:rsidR="001211EF" w:rsidRPr="004A6E45" w:rsidRDefault="00FE3B3E" w:rsidP="004A6E45">
      <w:pPr>
        <w:jc w:val="left"/>
        <w:rPr>
          <w:del w:id="2368" w:author="Ham, Yunee" w:date="2020-03-14T21:26:00Z"/>
          <w:b/>
        </w:rPr>
        <w:pPrChange w:id="2369" w:author="Ham, Yunee" w:date="2020-03-14T21:27:00Z">
          <w:pPr>
            <w:pStyle w:val="ListParagraph"/>
            <w:numPr>
              <w:numId w:val="6"/>
            </w:numPr>
            <w:ind w:hanging="360"/>
            <w:jc w:val="left"/>
          </w:pPr>
        </w:pPrChange>
      </w:pPr>
      <w:ins w:id="2370" w:author="Ham, Yunee" w:date="2020-03-14T20:39:00Z">
        <w:r>
          <w:rPr>
            <w:b/>
            <w:bCs/>
          </w:rPr>
          <w:t xml:space="preserve">Model Comparison </w:t>
        </w:r>
      </w:ins>
      <w:ins w:id="2371" w:author="Ham, Yunee" w:date="2020-03-14T21:26:00Z">
        <w:r w:rsidR="004A6E45" w:rsidRPr="004A6E45">
          <w:rPr>
            <w:b/>
            <w:bCs/>
          </w:rPr>
          <w:t>Conclusion</w:t>
        </w:r>
      </w:ins>
      <w:ins w:id="2372" w:author="Zaheen, Sahira" w:date="2020-03-14T20:42:00Z">
        <w:del w:id="2373" w:author="Ham, Yunee" w:date="2020-03-14T21:20:00Z">
          <w:r w:rsidR="0084328B" w:rsidDel="00675B27">
            <w:delText>Examining</w:delText>
          </w:r>
        </w:del>
        <w:del w:id="2374" w:author="Ham, Yunee" w:date="2020-03-14T21:26:00Z">
          <w:r w:rsidR="0084328B">
            <w:delText xml:space="preserve"> </w:delText>
          </w:r>
        </w:del>
      </w:ins>
      <w:ins w:id="2375" w:author="Zaheen, Sahira" w:date="2020-03-14T20:41:00Z">
        <w:del w:id="2376" w:author="Ham, Yunee" w:date="2020-03-14T21:26:00Z">
          <w:r w:rsidR="0084328B">
            <w:delText>logit</w:delText>
          </w:r>
        </w:del>
        <w:del w:id="2377" w:author="Ham, Yunee" w:date="2020-03-14T21:20:00Z">
          <w:r w:rsidR="0084328B">
            <w:delText xml:space="preserve"> </w:delText>
          </w:r>
        </w:del>
        <w:del w:id="2378" w:author="Ham, Yunee" w:date="2020-03-14T21:26:00Z">
          <w:r w:rsidR="0084328B">
            <w:delText>and decision tree model</w:delText>
          </w:r>
        </w:del>
      </w:ins>
      <w:ins w:id="2379" w:author="Zaheen, Sahira" w:date="2020-03-14T20:42:00Z">
        <w:del w:id="2380" w:author="Ham, Yunee" w:date="2020-03-14T21:19:00Z">
          <w:r w:rsidR="0084328B" w:rsidDel="00675B27">
            <w:delText>,</w:delText>
          </w:r>
          <w:r>
            <w:delText xml:space="preserve"> </w:delText>
          </w:r>
        </w:del>
      </w:ins>
      <w:ins w:id="2381" w:author="Zaheen, Sahira" w:date="2020-03-14T20:41:00Z">
        <w:del w:id="2382" w:author="Ham, Yunee" w:date="2020-03-14T21:19:00Z">
          <w:r>
            <w:delText xml:space="preserve"> </w:delText>
          </w:r>
        </w:del>
      </w:ins>
    </w:p>
    <w:p w14:paraId="75E0A54D" w14:textId="12C9CCA5" w:rsidR="00675B27" w:rsidRPr="004A6E45" w:rsidRDefault="00675B27" w:rsidP="004A6E45">
      <w:pPr>
        <w:jc w:val="left"/>
        <w:rPr>
          <w:ins w:id="2383" w:author="Ham, Yunee" w:date="2020-03-14T21:19:00Z"/>
          <w:b/>
          <w:rPrChange w:id="2384" w:author="Ham, Yunee" w:date="2020-03-14T21:27:00Z">
            <w:rPr>
              <w:ins w:id="2385" w:author="Ham, Yunee" w:date="2020-03-14T21:19:00Z"/>
            </w:rPr>
          </w:rPrChange>
        </w:rPr>
        <w:pPrChange w:id="2386" w:author="Ham, Yunee" w:date="2020-03-14T21:19:00Z">
          <w:pPr>
            <w:pStyle w:val="ListParagraph"/>
            <w:numPr>
              <w:numId w:val="3"/>
            </w:numPr>
            <w:ind w:hanging="360"/>
            <w:jc w:val="left"/>
          </w:pPr>
        </w:pPrChange>
      </w:pPr>
    </w:p>
    <w:p w14:paraId="38D7A3B6" w14:textId="396A74E9" w:rsidR="00324D1E" w:rsidRPr="00324D1E" w:rsidRDefault="00546BFB" w:rsidP="006B09C8">
      <w:pPr>
        <w:ind w:firstLine="720"/>
        <w:jc w:val="both"/>
        <w:rPr>
          <w:ins w:id="2387" w:author="Ham, Yunee" w:date="2020-03-14T20:39:00Z"/>
          <w:sz w:val="24"/>
          <w:szCs w:val="24"/>
        </w:rPr>
      </w:pPr>
      <w:ins w:id="2388" w:author="Ham, Yunee" w:date="2020-03-14T22:55:00Z">
        <w:r w:rsidRPr="003F0F56">
          <w:rPr>
            <w:sz w:val="24"/>
            <w:szCs w:val="24"/>
            <w:rPrChange w:id="2389" w:author="Ham, Yunee" w:date="2020-03-14T23:03:00Z">
              <w:rPr/>
            </w:rPrChange>
          </w:rPr>
          <w:t xml:space="preserve">Overall, </w:t>
        </w:r>
      </w:ins>
      <w:ins w:id="2390" w:author="Ki Min Lee" w:date="2020-03-14T21:44:00Z">
        <w:del w:id="2391" w:author="Nguyen, Anh" w:date="2020-03-14T22:46:00Z">
          <w:r w:rsidR="005C441F" w:rsidRPr="003F0F56">
            <w:rPr>
              <w:sz w:val="24"/>
              <w:szCs w:val="24"/>
              <w:rPrChange w:id="2392" w:author="Ham, Yunee" w:date="2020-03-14T23:03:00Z">
                <w:rPr/>
              </w:rPrChange>
            </w:rPr>
            <w:delText xml:space="preserve"> </w:delText>
          </w:r>
        </w:del>
      </w:ins>
      <w:ins w:id="2393" w:author="Ham, Yunee" w:date="2020-03-14T22:55:00Z">
        <w:r w:rsidRPr="003F0F56">
          <w:rPr>
            <w:sz w:val="24"/>
            <w:szCs w:val="24"/>
            <w:rPrChange w:id="2394" w:author="Ham, Yunee" w:date="2020-03-14T23:03:00Z">
              <w:rPr/>
            </w:rPrChange>
          </w:rPr>
          <w:t>the</w:t>
        </w:r>
      </w:ins>
      <w:ins w:id="2395" w:author="Ham, Yunee" w:date="2020-03-14T21:27:00Z">
        <w:r w:rsidR="00A56C47" w:rsidRPr="003F0F56">
          <w:rPr>
            <w:sz w:val="24"/>
            <w:szCs w:val="24"/>
            <w:rPrChange w:id="2396" w:author="Ham, Yunee" w:date="2020-03-14T23:03:00Z">
              <w:rPr/>
            </w:rPrChange>
          </w:rPr>
          <w:t xml:space="preserve"> logistic regression</w:t>
        </w:r>
      </w:ins>
      <w:ins w:id="2397" w:author="Ham, Yunee" w:date="2020-03-14T21:26:00Z">
        <w:r w:rsidR="004A6E45" w:rsidRPr="003F0F56">
          <w:rPr>
            <w:sz w:val="24"/>
            <w:szCs w:val="24"/>
            <w:rPrChange w:id="2398" w:author="Ham, Yunee" w:date="2020-03-14T23:03:00Z">
              <w:rPr/>
            </w:rPrChange>
          </w:rPr>
          <w:t xml:space="preserve"> and </w:t>
        </w:r>
      </w:ins>
      <w:ins w:id="2399" w:author="Ham, Yunee" w:date="2020-03-14T21:27:00Z">
        <w:r w:rsidR="00A56C47" w:rsidRPr="003F0F56">
          <w:rPr>
            <w:sz w:val="24"/>
            <w:szCs w:val="24"/>
            <w:rPrChange w:id="2400" w:author="Ham, Yunee" w:date="2020-03-14T23:03:00Z">
              <w:rPr/>
            </w:rPrChange>
          </w:rPr>
          <w:t>decision tree</w:t>
        </w:r>
      </w:ins>
      <w:ins w:id="2401" w:author="Ham, Yunee" w:date="2020-03-14T21:26:00Z">
        <w:r w:rsidR="004A6E45" w:rsidRPr="003F0F56">
          <w:rPr>
            <w:sz w:val="24"/>
            <w:szCs w:val="24"/>
            <w:rPrChange w:id="2402" w:author="Ham, Yunee" w:date="2020-03-14T23:03:00Z">
              <w:rPr/>
            </w:rPrChange>
          </w:rPr>
          <w:t xml:space="preserve"> models performed similar</w:t>
        </w:r>
        <w:r w:rsidR="009922B7" w:rsidRPr="003F0F56">
          <w:rPr>
            <w:sz w:val="24"/>
            <w:szCs w:val="24"/>
            <w:rPrChange w:id="2403" w:author="Ham, Yunee" w:date="2020-03-14T23:03:00Z">
              <w:rPr/>
            </w:rPrChange>
          </w:rPr>
          <w:t xml:space="preserve">ly in the airport model </w:t>
        </w:r>
      </w:ins>
      <w:ins w:id="2404" w:author="Ham, Yunee" w:date="2020-03-14T21:27:00Z">
        <w:r w:rsidR="008429FC" w:rsidRPr="003F0F56">
          <w:rPr>
            <w:sz w:val="24"/>
            <w:szCs w:val="24"/>
            <w:rPrChange w:id="2405" w:author="Ham, Yunee" w:date="2020-03-14T23:03:00Z">
              <w:rPr/>
            </w:rPrChange>
          </w:rPr>
          <w:t>and the airline model 1</w:t>
        </w:r>
      </w:ins>
      <w:ins w:id="2406" w:author="Ham, Yunee" w:date="2020-03-14T21:30:00Z">
        <w:r w:rsidR="000675A0" w:rsidRPr="003F0F56">
          <w:rPr>
            <w:sz w:val="24"/>
            <w:szCs w:val="24"/>
            <w:rPrChange w:id="2407" w:author="Ham, Yunee" w:date="2020-03-14T23:03:00Z">
              <w:rPr/>
            </w:rPrChange>
          </w:rPr>
          <w:t>,</w:t>
        </w:r>
        <w:r w:rsidR="000675A0">
          <w:rPr>
            <w:sz w:val="24"/>
            <w:szCs w:val="24"/>
          </w:rPr>
          <w:t xml:space="preserve"> </w:t>
        </w:r>
      </w:ins>
      <w:ins w:id="2408" w:author="Ham, Yunee" w:date="2020-03-14T23:02:00Z">
        <w:r w:rsidR="00E555BD">
          <w:rPr>
            <w:sz w:val="24"/>
            <w:szCs w:val="24"/>
          </w:rPr>
          <w:t>looking at</w:t>
        </w:r>
      </w:ins>
      <w:ins w:id="2409" w:author="Ham, Yunee" w:date="2020-03-14T21:30:00Z">
        <w:r w:rsidR="000675A0" w:rsidRPr="003F0F56">
          <w:rPr>
            <w:sz w:val="24"/>
            <w:szCs w:val="24"/>
            <w:rPrChange w:id="2410" w:author="Ham, Yunee" w:date="2020-03-14T23:03:00Z">
              <w:rPr/>
            </w:rPrChange>
          </w:rPr>
          <w:t xml:space="preserve"> the ROC, </w:t>
        </w:r>
        <w:r w:rsidR="00AD4AF7" w:rsidRPr="003F0F56">
          <w:rPr>
            <w:sz w:val="24"/>
            <w:szCs w:val="24"/>
            <w:rPrChange w:id="2411" w:author="Ham, Yunee" w:date="2020-03-14T23:03:00Z">
              <w:rPr/>
            </w:rPrChange>
          </w:rPr>
          <w:t>AUC and</w:t>
        </w:r>
        <w:r w:rsidR="000675A0" w:rsidRPr="003F0F56">
          <w:rPr>
            <w:sz w:val="24"/>
            <w:szCs w:val="24"/>
            <w:rPrChange w:id="2412" w:author="Ham, Yunee" w:date="2020-03-14T23:03:00Z">
              <w:rPr/>
            </w:rPrChange>
          </w:rPr>
          <w:t xml:space="preserve"> confusion matrix</w:t>
        </w:r>
        <w:r w:rsidR="00AD4AF7" w:rsidRPr="003F0F56">
          <w:rPr>
            <w:sz w:val="24"/>
            <w:szCs w:val="24"/>
            <w:rPrChange w:id="2413" w:author="Ham, Yunee" w:date="2020-03-14T23:03:00Z">
              <w:rPr/>
            </w:rPrChange>
          </w:rPr>
          <w:t>.</w:t>
        </w:r>
      </w:ins>
      <w:ins w:id="2414" w:author="Ham, Yunee" w:date="2020-03-14T21:28:00Z">
        <w:r w:rsidR="00C60CF8" w:rsidRPr="003F0F56">
          <w:rPr>
            <w:sz w:val="24"/>
            <w:szCs w:val="24"/>
            <w:rPrChange w:id="2415" w:author="Ham, Yunee" w:date="2020-03-14T23:03:00Z">
              <w:rPr/>
            </w:rPrChange>
          </w:rPr>
          <w:t xml:space="preserve"> </w:t>
        </w:r>
      </w:ins>
      <w:ins w:id="2416" w:author="Ham, Yunee" w:date="2020-03-14T22:53:00Z">
        <w:r w:rsidR="00D503D3" w:rsidRPr="003F0F56">
          <w:rPr>
            <w:sz w:val="24"/>
            <w:szCs w:val="24"/>
            <w:rPrChange w:id="2417" w:author="Ham, Yunee" w:date="2020-03-14T23:03:00Z">
              <w:rPr/>
            </w:rPrChange>
          </w:rPr>
          <w:t xml:space="preserve">For this data set, both the logistic regression and the decision tree models had comparable </w:t>
        </w:r>
        <w:r w:rsidR="00D503D3" w:rsidRPr="003F0F56">
          <w:rPr>
            <w:sz w:val="24"/>
            <w:szCs w:val="24"/>
            <w:rPrChange w:id="2418" w:author="Ham, Yunee" w:date="2020-03-14T23:03:00Z">
              <w:rPr/>
            </w:rPrChange>
          </w:rPr>
          <w:t>results</w:t>
        </w:r>
      </w:ins>
      <w:ins w:id="2419" w:author="Ham, Yunee" w:date="2020-03-14T23:03:00Z">
        <w:r w:rsidR="00E555BD" w:rsidRPr="0045428C">
          <w:rPr>
            <w:sz w:val="24"/>
            <w:szCs w:val="24"/>
          </w:rPr>
          <w:t>,</w:t>
        </w:r>
      </w:ins>
      <w:ins w:id="2420" w:author="Ham, Yunee" w:date="2020-03-14T22:55:00Z">
        <w:r w:rsidRPr="003F0F56">
          <w:rPr>
            <w:sz w:val="24"/>
            <w:szCs w:val="24"/>
            <w:rPrChange w:id="2421" w:author="Ham, Yunee" w:date="2020-03-14T23:03:00Z">
              <w:rPr/>
            </w:rPrChange>
          </w:rPr>
          <w:t xml:space="preserve"> but we did</w:t>
        </w:r>
      </w:ins>
      <w:ins w:id="2422" w:author="Ham, Yunee" w:date="2020-03-14T22:54:00Z">
        <w:r w:rsidR="007C6834" w:rsidRPr="003F0F56">
          <w:rPr>
            <w:sz w:val="24"/>
            <w:szCs w:val="24"/>
            <w:rPrChange w:id="2423" w:author="Ham, Yunee" w:date="2020-03-14T23:03:00Z">
              <w:rPr/>
            </w:rPrChange>
          </w:rPr>
          <w:t xml:space="preserve"> notice </w:t>
        </w:r>
      </w:ins>
      <w:ins w:id="2424" w:author="Ham, Yunee" w:date="2020-03-14T22:55:00Z">
        <w:r w:rsidRPr="003F0F56">
          <w:rPr>
            <w:sz w:val="24"/>
            <w:szCs w:val="24"/>
            <w:rPrChange w:id="2425" w:author="Ham, Yunee" w:date="2020-03-14T23:03:00Z">
              <w:rPr/>
            </w:rPrChange>
          </w:rPr>
          <w:t>a</w:t>
        </w:r>
      </w:ins>
      <w:ins w:id="2426" w:author="Ham, Yunee" w:date="2020-03-14T22:54:00Z">
        <w:r w:rsidR="007C6834" w:rsidRPr="003F0F56">
          <w:rPr>
            <w:sz w:val="24"/>
            <w:szCs w:val="24"/>
            <w:rPrChange w:id="2427" w:author="Ham, Yunee" w:date="2020-03-14T23:03:00Z">
              <w:rPr/>
            </w:rPrChange>
          </w:rPr>
          <w:t xml:space="preserve"> slightly </w:t>
        </w:r>
        <w:r w:rsidR="00CA4F4A" w:rsidRPr="003F0F56">
          <w:rPr>
            <w:sz w:val="24"/>
            <w:szCs w:val="24"/>
            <w:rPrChange w:id="2428" w:author="Ham, Yunee" w:date="2020-03-14T23:03:00Z">
              <w:rPr/>
            </w:rPrChange>
          </w:rPr>
          <w:t xml:space="preserve">better </w:t>
        </w:r>
      </w:ins>
      <w:ins w:id="2429" w:author="Ham, Yunee" w:date="2020-03-14T22:55:00Z">
        <w:r w:rsidRPr="003F0F56">
          <w:rPr>
            <w:sz w:val="24"/>
            <w:szCs w:val="24"/>
            <w:rPrChange w:id="2430" w:author="Ham, Yunee" w:date="2020-03-14T23:03:00Z">
              <w:rPr/>
            </w:rPrChange>
          </w:rPr>
          <w:t>performance in</w:t>
        </w:r>
      </w:ins>
      <w:ins w:id="2431" w:author="Ham, Yunee" w:date="2020-03-14T22:54:00Z">
        <w:r w:rsidR="00CA4F4A" w:rsidRPr="003F0F56">
          <w:rPr>
            <w:sz w:val="24"/>
            <w:szCs w:val="24"/>
            <w:rPrChange w:id="2432" w:author="Ham, Yunee" w:date="2020-03-14T23:03:00Z">
              <w:rPr/>
            </w:rPrChange>
          </w:rPr>
          <w:t xml:space="preserve"> the </w:t>
        </w:r>
      </w:ins>
      <w:ins w:id="2433" w:author="Ham, Yunee" w:date="2020-03-14T22:55:00Z">
        <w:r w:rsidRPr="003F0F56">
          <w:rPr>
            <w:sz w:val="24"/>
            <w:szCs w:val="24"/>
            <w:rPrChange w:id="2434" w:author="Ham, Yunee" w:date="2020-03-14T23:03:00Z">
              <w:rPr/>
            </w:rPrChange>
          </w:rPr>
          <w:t xml:space="preserve">airport </w:t>
        </w:r>
      </w:ins>
      <w:ins w:id="2435" w:author="Ham, Yunee" w:date="2020-03-14T23:02:00Z">
        <w:r w:rsidR="00E555BD">
          <w:rPr>
            <w:sz w:val="24"/>
            <w:szCs w:val="24"/>
          </w:rPr>
          <w:t xml:space="preserve">choice model </w:t>
        </w:r>
      </w:ins>
      <w:ins w:id="2436" w:author="Ham, Yunee" w:date="2020-03-14T22:55:00Z">
        <w:r w:rsidRPr="003F0F56">
          <w:rPr>
            <w:sz w:val="24"/>
            <w:szCs w:val="24"/>
            <w:rPrChange w:id="2437" w:author="Ham, Yunee" w:date="2020-03-14T23:03:00Z">
              <w:rPr/>
            </w:rPrChange>
          </w:rPr>
          <w:t>and</w:t>
        </w:r>
      </w:ins>
      <w:ins w:id="2438" w:author="Ham, Yunee" w:date="2020-03-14T21:28:00Z">
        <w:r w:rsidR="00C60CF8" w:rsidRPr="003F0F56">
          <w:rPr>
            <w:sz w:val="24"/>
            <w:szCs w:val="24"/>
            <w:rPrChange w:id="2439" w:author="Ham, Yunee" w:date="2020-03-14T23:03:00Z">
              <w:rPr/>
            </w:rPrChange>
          </w:rPr>
          <w:t xml:space="preserve"> the airline model 2</w:t>
        </w:r>
      </w:ins>
      <w:ins w:id="2440" w:author="Ham, Yunee" w:date="2020-03-14T22:55:00Z">
        <w:r w:rsidRPr="003F0F56">
          <w:rPr>
            <w:sz w:val="24"/>
            <w:szCs w:val="24"/>
            <w:rPrChange w:id="2441" w:author="Ham, Yunee" w:date="2020-03-14T23:03:00Z">
              <w:rPr/>
            </w:rPrChange>
          </w:rPr>
          <w:t>.</w:t>
        </w:r>
      </w:ins>
      <w:ins w:id="2442" w:author="Ham, Yunee" w:date="2020-03-14T21:29:00Z">
        <w:r w:rsidR="00B1274D" w:rsidRPr="003F0F56">
          <w:rPr>
            <w:sz w:val="24"/>
            <w:szCs w:val="24"/>
            <w:rPrChange w:id="2443" w:author="Ham, Yunee" w:date="2020-03-14T23:03:00Z">
              <w:rPr/>
            </w:rPrChange>
          </w:rPr>
          <w:t xml:space="preserve"> </w:t>
        </w:r>
      </w:ins>
    </w:p>
    <w:p w14:paraId="11857AA6" w14:textId="10C77ADA" w:rsidR="003F0F56" w:rsidRPr="003F0F56" w:rsidRDefault="00E555BD" w:rsidP="00227C99">
      <w:pPr>
        <w:ind w:firstLine="720"/>
        <w:jc w:val="both"/>
        <w:rPr>
          <w:ins w:id="2444" w:author="Ham, Yunee" w:date="2020-03-14T23:02:00Z"/>
          <w:sz w:val="24"/>
          <w:szCs w:val="24"/>
          <w:rPrChange w:id="2445" w:author="Ham, Yunee" w:date="2020-03-14T23:02:00Z">
            <w:rPr>
              <w:ins w:id="2446" w:author="Ham, Yunee" w:date="2020-03-14T23:02:00Z"/>
            </w:rPr>
          </w:rPrChange>
        </w:rPr>
      </w:pPr>
      <w:ins w:id="2447" w:author="Ham, Yunee" w:date="2020-03-14T23:03:00Z">
        <w:r>
          <w:rPr>
            <w:sz w:val="24"/>
            <w:szCs w:val="24"/>
          </w:rPr>
          <w:t xml:space="preserve">When we were evaluating </w:t>
        </w:r>
      </w:ins>
      <w:ins w:id="2448" w:author="Ham, Yunee" w:date="2020-03-14T23:16:00Z">
        <w:r w:rsidR="001C106B">
          <w:rPr>
            <w:sz w:val="24"/>
            <w:szCs w:val="24"/>
          </w:rPr>
          <w:t xml:space="preserve">the first airline model with </w:t>
        </w:r>
        <w:r w:rsidR="003E1666">
          <w:rPr>
            <w:sz w:val="24"/>
            <w:szCs w:val="24"/>
          </w:rPr>
          <w:t>the</w:t>
        </w:r>
      </w:ins>
      <w:ins w:id="2449" w:author="Ham, Yunee" w:date="2020-03-14T23:17:00Z">
        <w:r w:rsidR="003E1666">
          <w:rPr>
            <w:sz w:val="24"/>
            <w:szCs w:val="24"/>
          </w:rPr>
          <w:t xml:space="preserve"> major Korean airlines</w:t>
        </w:r>
      </w:ins>
      <w:ins w:id="2450" w:author="Ham, Yunee" w:date="2020-03-14T23:18:00Z">
        <w:r w:rsidR="003E1666">
          <w:rPr>
            <w:sz w:val="24"/>
            <w:szCs w:val="24"/>
          </w:rPr>
          <w:t xml:space="preserve"> versus other airlines, we have noticed that the confusion matrix results weren’t performing </w:t>
        </w:r>
      </w:ins>
      <w:ins w:id="2451" w:author="Ham, Yunee" w:date="2020-03-14T23:19:00Z">
        <w:r w:rsidR="003E1666">
          <w:rPr>
            <w:sz w:val="24"/>
            <w:szCs w:val="24"/>
          </w:rPr>
          <w:t xml:space="preserve">as </w:t>
        </w:r>
      </w:ins>
      <w:ins w:id="2452" w:author="Ham, Yunee" w:date="2020-03-14T23:18:00Z">
        <w:r w:rsidR="003E1666">
          <w:rPr>
            <w:sz w:val="24"/>
            <w:szCs w:val="24"/>
          </w:rPr>
          <w:t>well as we have hoped. Therefore, we have grouped the airlines differently</w:t>
        </w:r>
      </w:ins>
      <w:ins w:id="2453" w:author="Ham, Yunee" w:date="2020-03-14T23:19:00Z">
        <w:r w:rsidR="003E1666">
          <w:rPr>
            <w:sz w:val="24"/>
            <w:szCs w:val="24"/>
          </w:rPr>
          <w:t xml:space="preserve"> with the 2</w:t>
        </w:r>
        <w:r w:rsidR="003E1666" w:rsidRPr="003E1666">
          <w:rPr>
            <w:sz w:val="24"/>
            <w:szCs w:val="24"/>
            <w:vertAlign w:val="superscript"/>
            <w:rPrChange w:id="2454" w:author="Ham, Yunee" w:date="2020-03-14T23:19:00Z">
              <w:rPr>
                <w:sz w:val="24"/>
                <w:szCs w:val="24"/>
              </w:rPr>
            </w:rPrChange>
          </w:rPr>
          <w:t>nd</w:t>
        </w:r>
        <w:r w:rsidR="003E1666">
          <w:rPr>
            <w:sz w:val="24"/>
            <w:szCs w:val="24"/>
          </w:rPr>
          <w:t xml:space="preserve"> airline model, comparing the Korean LLC versus other airlines. </w:t>
        </w:r>
      </w:ins>
      <w:ins w:id="2455" w:author="Ham, Yunee" w:date="2020-03-14T23:20:00Z">
        <w:r w:rsidR="00901CB8">
          <w:rPr>
            <w:sz w:val="24"/>
            <w:szCs w:val="24"/>
          </w:rPr>
          <w:t>As a result, we have noticed increased accuracy, recall and precision</w:t>
        </w:r>
        <w:r w:rsidR="00901CB8">
          <w:rPr>
            <w:sz w:val="24"/>
            <w:szCs w:val="24"/>
          </w:rPr>
          <w:t xml:space="preserve"> </w:t>
        </w:r>
        <w:r w:rsidR="002077BC">
          <w:rPr>
            <w:sz w:val="24"/>
            <w:szCs w:val="24"/>
          </w:rPr>
          <w:t xml:space="preserve">rates. </w:t>
        </w:r>
      </w:ins>
    </w:p>
    <w:p w14:paraId="35FD15E7" w14:textId="77777777" w:rsidR="003F0F56" w:rsidRDefault="003F0F56" w:rsidP="00227C99">
      <w:pPr>
        <w:ind w:firstLine="720"/>
        <w:jc w:val="both"/>
        <w:rPr>
          <w:ins w:id="2456" w:author="Ham, Yunee" w:date="2020-03-14T20:39:00Z"/>
        </w:rPr>
        <w:pPrChange w:id="2457" w:author="Ham, Yunee" w:date="2020-03-14T22:56:00Z">
          <w:pPr>
            <w:jc w:val="left"/>
          </w:pPr>
        </w:pPrChange>
      </w:pPr>
    </w:p>
    <w:p w14:paraId="625805A8" w14:textId="77777777" w:rsidR="00FE3B3E" w:rsidRDefault="00FE3B3E" w:rsidP="00351964">
      <w:pPr>
        <w:jc w:val="left"/>
        <w:rPr>
          <w:ins w:id="2458" w:author="Ham, Yunee" w:date="2020-03-14T20:39:00Z"/>
        </w:rPr>
      </w:pPr>
    </w:p>
    <w:p w14:paraId="37955478" w14:textId="5C007441" w:rsidR="00FE3B3E" w:rsidRPr="00351964" w:rsidRDefault="000A2A6A">
      <w:pPr>
        <w:jc w:val="left"/>
        <w:rPr>
          <w:ins w:id="2459" w:author="Nguyen, Anh" w:date="2020-03-14T18:24:00Z"/>
          <w:del w:id="2460" w:author="Zaheen, Sahira" w:date="2020-03-14T20:44:00Z"/>
        </w:rPr>
      </w:pPr>
      <w:ins w:id="2461" w:author="Ham, Yunee" w:date="2020-03-14T20:42:00Z">
        <w:del w:id="2462" w:author="Zaheen, Sahira" w:date="2020-03-14T20:44:00Z">
          <w:r>
            <w:delText>@sahira maybe we can mention how they were similar but im not sure if we can say one worked better hmm</w:delText>
          </w:r>
        </w:del>
      </w:ins>
    </w:p>
    <w:p w14:paraId="2E365F33" w14:textId="269136AE" w:rsidR="001B367C" w:rsidRDefault="001B367C">
      <w:pPr>
        <w:jc w:val="left"/>
        <w:rPr>
          <w:ins w:id="2463" w:author="Nguyen, Anh" w:date="2020-03-14T18:24:00Z"/>
          <w:del w:id="2464" w:author="Ham, Yunee" w:date="2020-03-14T20:32:00Z"/>
        </w:rPr>
      </w:pPr>
    </w:p>
    <w:p w14:paraId="276FC2D9" w14:textId="524ACF1B" w:rsidR="0091707B" w:rsidRPr="0091707B" w:rsidRDefault="22F03313">
      <w:pPr>
        <w:jc w:val="left"/>
        <w:rPr>
          <w:ins w:id="2465" w:author="Lee, Ki Min" w:date="2020-03-15T00:01:00Z"/>
          <w:del w:id="2466" w:author="Nguyen, Anh" w:date="2020-03-14T20:07:00Z"/>
        </w:rPr>
      </w:pPr>
      <w:ins w:id="2467" w:author="Lee, Ki Min" w:date="2020-03-15T00:01:00Z">
        <w:del w:id="2468" w:author="Nguyen, Anh" w:date="2020-03-14T20:07:00Z">
          <w:r>
            <w:delText>LCC Decision Tree</w:delText>
          </w:r>
        </w:del>
      </w:ins>
    </w:p>
    <w:p w14:paraId="5C41D372" w14:textId="00ACA71A" w:rsidR="00036CB4" w:rsidRPr="00036CB4" w:rsidRDefault="0FC05B79">
      <w:pPr>
        <w:jc w:val="left"/>
        <w:rPr>
          <w:ins w:id="2469" w:author="Lee, Ki Min" w:date="2020-03-15T00:02:00Z"/>
          <w:del w:id="2470" w:author="Nguyen, Anh" w:date="2020-03-14T20:07:00Z"/>
        </w:rPr>
      </w:pPr>
      <w:ins w:id="2471" w:author="Lee, Ki Min" w:date="2020-03-15T00:02:00Z">
        <w:del w:id="2472" w:author="Nguyen, Anh" w:date="2020-03-14T20:07:00Z">
          <w:r>
            <w:rPr>
              <w:noProof/>
            </w:rPr>
            <w:drawing>
              <wp:inline distT="0" distB="0" distL="0" distR="0" wp14:anchorId="0A82B897" wp14:editId="590499BD">
                <wp:extent cx="3952875" cy="2705100"/>
                <wp:effectExtent l="0" t="0" r="0" b="0"/>
                <wp:docPr id="775728402" name="Picture 14709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9197"/>
                        <pic:cNvPicPr/>
                      </pic:nvPicPr>
                      <pic:blipFill>
                        <a:blip r:embed="rId57">
                          <a:extLst>
                            <a:ext uri="{28A0092B-C50C-407E-A947-70E740481C1C}">
                              <a14:useLocalDpi xmlns:a14="http://schemas.microsoft.com/office/drawing/2010/main" val="0"/>
                            </a:ext>
                          </a:extLst>
                        </a:blip>
                        <a:stretch>
                          <a:fillRect/>
                        </a:stretch>
                      </pic:blipFill>
                      <pic:spPr>
                        <a:xfrm>
                          <a:off x="0" y="0"/>
                          <a:ext cx="3952875" cy="2705100"/>
                        </a:xfrm>
                        <a:prstGeom prst="rect">
                          <a:avLst/>
                        </a:prstGeom>
                      </pic:spPr>
                    </pic:pic>
                  </a:graphicData>
                </a:graphic>
              </wp:inline>
            </w:drawing>
          </w:r>
        </w:del>
      </w:ins>
    </w:p>
    <w:p w14:paraId="0947AE84" w14:textId="581E447E" w:rsidR="2321C327" w:rsidRDefault="2321C327">
      <w:pPr>
        <w:jc w:val="left"/>
        <w:rPr>
          <w:ins w:id="2473" w:author="Lee, Ki Min" w:date="2020-03-15T00:02:00Z"/>
          <w:del w:id="2474" w:author="Nguyen, Anh" w:date="2020-03-14T20:07:00Z"/>
        </w:rPr>
      </w:pPr>
    </w:p>
    <w:p w14:paraId="30C4A485" w14:textId="7904F601" w:rsidR="006647F7" w:rsidRPr="006647F7" w:rsidRDefault="006647F7">
      <w:pPr>
        <w:jc w:val="left"/>
        <w:rPr>
          <w:ins w:id="2475" w:author="Lee, Ki Min" w:date="2020-03-15T00:03:00Z"/>
          <w:del w:id="2476" w:author="Nguyen, Anh" w:date="2020-03-14T20:07:00Z"/>
        </w:rPr>
      </w:pPr>
    </w:p>
    <w:p w14:paraId="0989270B" w14:textId="475EA2A0" w:rsidR="000C62DD" w:rsidRPr="000C62DD" w:rsidRDefault="5C1C559F">
      <w:pPr>
        <w:jc w:val="left"/>
        <w:rPr>
          <w:ins w:id="2477" w:author="Lee, Ki Min" w:date="2020-03-15T00:03:00Z"/>
          <w:del w:id="2478" w:author="Nguyen, Anh" w:date="2020-03-14T20:07:00Z"/>
        </w:rPr>
      </w:pPr>
      <w:ins w:id="2479" w:author="Lee, Ki Min" w:date="2020-03-15T00:03:00Z">
        <w:del w:id="2480" w:author="Nguyen, Anh" w:date="2020-03-14T20:07:00Z">
          <w:r>
            <w:delText>Airport Decision Tree</w:delText>
          </w:r>
        </w:del>
      </w:ins>
    </w:p>
    <w:p w14:paraId="1D90F7C0" w14:textId="7A93330F" w:rsidR="5C1C559F" w:rsidRDefault="200992DF">
      <w:pPr>
        <w:jc w:val="left"/>
        <w:rPr>
          <w:ins w:id="2481" w:author="Lee, Ki Min" w:date="2020-03-15T00:03:00Z"/>
          <w:del w:id="2482" w:author="Nguyen, Anh" w:date="2020-03-14T20:07:00Z"/>
        </w:rPr>
      </w:pPr>
      <w:ins w:id="2483" w:author="Lee, Ki Min" w:date="2020-03-15T00:03:00Z">
        <w:del w:id="2484" w:author="Nguyen, Anh" w:date="2020-03-14T20:07:00Z">
          <w:r>
            <w:rPr>
              <w:noProof/>
            </w:rPr>
            <w:drawing>
              <wp:inline distT="0" distB="0" distL="0" distR="0" wp14:anchorId="5D3684A6" wp14:editId="769E17B4">
                <wp:extent cx="3914775" cy="2647950"/>
                <wp:effectExtent l="0" t="0" r="0" b="0"/>
                <wp:docPr id="1769498024" name="Picture 1425770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770429"/>
                        <pic:cNvPicPr/>
                      </pic:nvPicPr>
                      <pic:blipFill>
                        <a:blip r:embed="rId58">
                          <a:extLst>
                            <a:ext uri="{28A0092B-C50C-407E-A947-70E740481C1C}">
                              <a14:useLocalDpi xmlns:a14="http://schemas.microsoft.com/office/drawing/2010/main" val="0"/>
                            </a:ext>
                          </a:extLst>
                        </a:blip>
                        <a:stretch>
                          <a:fillRect/>
                        </a:stretch>
                      </pic:blipFill>
                      <pic:spPr>
                        <a:xfrm>
                          <a:off x="0" y="0"/>
                          <a:ext cx="3914775" cy="2647950"/>
                        </a:xfrm>
                        <a:prstGeom prst="rect">
                          <a:avLst/>
                        </a:prstGeom>
                      </pic:spPr>
                    </pic:pic>
                  </a:graphicData>
                </a:graphic>
              </wp:inline>
            </w:drawing>
          </w:r>
        </w:del>
      </w:ins>
    </w:p>
    <w:p w14:paraId="6F2CFF3C" w14:textId="73F5F402" w:rsidR="004C22BB" w:rsidRPr="004A20D3" w:rsidRDefault="003011CF">
      <w:pPr>
        <w:jc w:val="left"/>
        <w:rPr>
          <w:del w:id="2485" w:author="Nguyen, Anh" w:date="2020-03-14T16:58:00Z"/>
        </w:rPr>
      </w:pPr>
      <w:del w:id="2486" w:author="Nguyen, Anh" w:date="2020-03-14T16:58:00Z">
        <w:r>
          <w:delText>Decision Tree LCC</w:delText>
        </w:r>
      </w:del>
    </w:p>
    <w:p w14:paraId="13B230B3" w14:textId="3B496248" w:rsidR="003011CF" w:rsidRPr="004A20D3" w:rsidRDefault="003011CF">
      <w:pPr>
        <w:jc w:val="left"/>
        <w:rPr>
          <w:del w:id="2487" w:author="Nguyen, Anh" w:date="2020-03-14T16:58:00Z"/>
        </w:rPr>
      </w:pPr>
    </w:p>
    <w:p w14:paraId="5354A40D" w14:textId="19BC7C12" w:rsidR="008D6122" w:rsidRDefault="008D6122" w:rsidP="00BA7656">
      <w:pPr>
        <w:pStyle w:val="Heading1"/>
        <w:jc w:val="left"/>
        <w:rPr>
          <w:del w:id="2488" w:author="Nguyen, Anh" w:date="2020-03-14T20:07:00Z"/>
        </w:rPr>
        <w:pPrChange w:id="2489" w:author="Ki Min Lee" w:date="2020-03-14T23:05:00Z">
          <w:pPr>
            <w:pStyle w:val="Heading1"/>
            <w:jc w:val="both"/>
          </w:pPr>
        </w:pPrChange>
      </w:pPr>
    </w:p>
    <w:p w14:paraId="7E85A439" w14:textId="77777777" w:rsidR="00213AD5" w:rsidRDefault="00C1514F" w:rsidP="00BA7656">
      <w:pPr>
        <w:pStyle w:val="Heading1"/>
        <w:jc w:val="left"/>
        <w:rPr>
          <w:ins w:id="2490" w:author="Nguyen, Anh" w:date="2020-03-14T20:23:00Z"/>
          <w:del w:id="2491" w:author="Ham, Yunee" w:date="2020-03-14T22:38:00Z"/>
        </w:rPr>
        <w:pPrChange w:id="2492" w:author="Ki Min Lee" w:date="2020-03-14T23:05:00Z">
          <w:pPr>
            <w:pStyle w:val="Heading1"/>
            <w:jc w:val="both"/>
          </w:pPr>
        </w:pPrChange>
      </w:pPr>
      <w:r>
        <w:t>V. Conclusion and Recommendations</w:t>
      </w:r>
    </w:p>
    <w:p w14:paraId="0000033C" w14:textId="5F87F9C3" w:rsidR="00A95D10" w:rsidRDefault="00C1514F" w:rsidP="00BA7656">
      <w:pPr>
        <w:pStyle w:val="Heading1"/>
        <w:jc w:val="left"/>
        <w:pPrChange w:id="2493" w:author="Ki Min Lee" w:date="2020-03-14T23:05:00Z">
          <w:pPr>
            <w:pStyle w:val="Heading1"/>
            <w:jc w:val="both"/>
          </w:pPr>
        </w:pPrChange>
      </w:pPr>
      <w:del w:id="2494" w:author="Ham, Yunee" w:date="2020-03-14T22:38:00Z">
        <w:r>
          <w:delText xml:space="preserve"> </w:delText>
        </w:r>
      </w:del>
    </w:p>
    <w:p w14:paraId="67328F2A" w14:textId="6A68673B" w:rsidR="00A95D10" w:rsidRDefault="005C441F">
      <w:pPr>
        <w:jc w:val="both"/>
        <w:rPr>
          <w:del w:id="2495" w:author="Nguyen, Anh" w:date="2020-03-14T20:23:00Z"/>
          <w:sz w:val="24"/>
          <w:szCs w:val="24"/>
        </w:rPr>
      </w:pPr>
      <w:ins w:id="2496" w:author="Ki Min Lee" w:date="2020-03-14T21:44:00Z">
        <w:r>
          <w:rPr>
            <w:sz w:val="24"/>
            <w:szCs w:val="24"/>
          </w:rPr>
          <w:t xml:space="preserve"> </w:t>
        </w:r>
      </w:ins>
      <w:ins w:id="2497" w:author="Ki Min Lee" w:date="2020-03-14T22:58:00Z">
        <w:r w:rsidR="00227C99">
          <w:rPr>
            <w:sz w:val="24"/>
            <w:szCs w:val="24"/>
          </w:rPr>
          <w:tab/>
        </w:r>
      </w:ins>
      <w:r w:rsidR="00866A39">
        <w:rPr>
          <w:sz w:val="24"/>
          <w:szCs w:val="24"/>
        </w:rPr>
        <w:t>The objective of our study is to determine</w:t>
      </w:r>
      <w:ins w:id="2498" w:author="Zaheen, Sahira" w:date="2020-03-14T21:39:00Z">
        <w:r w:rsidR="00B7422E">
          <w:rPr>
            <w:sz w:val="24"/>
            <w:szCs w:val="24"/>
          </w:rPr>
          <w:t xml:space="preserve"> how air travelers </w:t>
        </w:r>
      </w:ins>
      <w:ins w:id="2499" w:author="Zaheen, Sahira" w:date="2020-03-14T21:41:00Z">
        <w:r w:rsidR="00B7422E">
          <w:rPr>
            <w:sz w:val="24"/>
            <w:szCs w:val="24"/>
          </w:rPr>
          <w:t xml:space="preserve">in the Seoul </w:t>
        </w:r>
        <w:del w:id="2500" w:author="Ham, Yunee" w:date="2020-03-14T22:39:00Z">
          <w:r w:rsidR="00B7422E">
            <w:rPr>
              <w:sz w:val="24"/>
              <w:szCs w:val="24"/>
            </w:rPr>
            <w:delText>Capital</w:delText>
          </w:r>
        </w:del>
      </w:ins>
      <w:ins w:id="2501" w:author="Ham, Yunee" w:date="2020-03-14T22:39:00Z">
        <w:r w:rsidR="00E870FC">
          <w:rPr>
            <w:sz w:val="24"/>
            <w:szCs w:val="24"/>
          </w:rPr>
          <w:t>Metropolitan</w:t>
        </w:r>
      </w:ins>
      <w:ins w:id="2502" w:author="Zaheen, Sahira" w:date="2020-03-14T21:41:00Z">
        <w:r w:rsidR="00B7422E">
          <w:rPr>
            <w:sz w:val="24"/>
            <w:szCs w:val="24"/>
          </w:rPr>
          <w:t xml:space="preserve"> area </w:t>
        </w:r>
      </w:ins>
      <w:ins w:id="2503" w:author="Zaheen, Sahira" w:date="2020-03-14T21:39:00Z">
        <w:r w:rsidR="00B7422E">
          <w:rPr>
            <w:sz w:val="24"/>
            <w:szCs w:val="24"/>
          </w:rPr>
          <w:t>choose one airport and airline</w:t>
        </w:r>
      </w:ins>
      <w:ins w:id="2504" w:author="Zaheen, Sahira" w:date="2020-03-14T21:40:00Z">
        <w:r w:rsidR="00B7422E">
          <w:rPr>
            <w:sz w:val="24"/>
            <w:szCs w:val="24"/>
          </w:rPr>
          <w:t xml:space="preserve"> over another for travel</w:t>
        </w:r>
      </w:ins>
      <w:ins w:id="2505" w:author="Ham, Yunee" w:date="2020-03-14T22:39:00Z">
        <w:r w:rsidR="00E870FC">
          <w:rPr>
            <w:sz w:val="24"/>
            <w:szCs w:val="24"/>
          </w:rPr>
          <w:t>ing,</w:t>
        </w:r>
      </w:ins>
      <w:ins w:id="2506" w:author="Zaheen, Sahira" w:date="2020-03-14T21:40:00Z">
        <w:r w:rsidR="00B7422E">
          <w:rPr>
            <w:sz w:val="24"/>
            <w:szCs w:val="24"/>
          </w:rPr>
          <w:t xml:space="preserve"> and what factors influence their decision</w:t>
        </w:r>
      </w:ins>
      <w:del w:id="2507" w:author="Ham, Yunee" w:date="2020-03-14T22:39:00Z">
        <w:r w:rsidR="00866A39" w:rsidDel="00B7422E">
          <w:rPr>
            <w:sz w:val="24"/>
            <w:szCs w:val="24"/>
          </w:rPr>
          <w:delText xml:space="preserve"> </w:delText>
        </w:r>
      </w:del>
      <w:del w:id="2508" w:author="Zaheen, Sahira" w:date="2020-03-14T21:40:00Z">
        <w:r w:rsidR="00AD3133" w:rsidDel="00B7422E">
          <w:rPr>
            <w:sz w:val="24"/>
            <w:szCs w:val="24"/>
          </w:rPr>
          <w:delText>which</w:delText>
        </w:r>
        <w:r w:rsidR="00C81E06" w:rsidDel="00B7422E">
          <w:rPr>
            <w:sz w:val="24"/>
            <w:szCs w:val="24"/>
          </w:rPr>
          <w:delText xml:space="preserve"> </w:delText>
        </w:r>
      </w:del>
      <w:ins w:id="2509" w:author="Nguyen, Anh" w:date="2020-03-14T20:23:00Z">
        <w:del w:id="2510" w:author="Zaheen, Sahira" w:date="2020-03-14T21:40:00Z">
          <w:r w:rsidR="0010024A" w:rsidDel="00B7422E">
            <w:rPr>
              <w:sz w:val="24"/>
              <w:szCs w:val="24"/>
            </w:rPr>
            <w:delText xml:space="preserve"> </w:delText>
          </w:r>
        </w:del>
      </w:ins>
      <w:del w:id="2511" w:author="Zaheen, Sahira" w:date="2020-03-14T21:40:00Z">
        <w:r w:rsidR="005141C0" w:rsidDel="00B7422E">
          <w:rPr>
            <w:sz w:val="24"/>
            <w:szCs w:val="24"/>
          </w:rPr>
          <w:delText xml:space="preserve"> </w:delText>
        </w:r>
      </w:del>
      <w:r w:rsidR="00264ACE">
        <w:rPr>
          <w:sz w:val="24"/>
          <w:szCs w:val="24"/>
        </w:rPr>
        <w:t>.</w:t>
      </w:r>
      <w:r w:rsidR="00645F2A">
        <w:rPr>
          <w:sz w:val="24"/>
          <w:szCs w:val="24"/>
        </w:rPr>
        <w:t xml:space="preserve"> </w:t>
      </w:r>
    </w:p>
    <w:p w14:paraId="2EE9B1AA" w14:textId="2D05EC2F" w:rsidR="001A2C99" w:rsidRDefault="00C37985" w:rsidP="6DF6DC15">
      <w:pPr>
        <w:jc w:val="both"/>
        <w:rPr>
          <w:ins w:id="2512" w:author="Ham, Yunee" w:date="2020-03-14T20:32:00Z"/>
          <w:sz w:val="24"/>
          <w:szCs w:val="24"/>
        </w:rPr>
      </w:pPr>
      <w:r>
        <w:rPr>
          <w:sz w:val="24"/>
          <w:szCs w:val="24"/>
        </w:rPr>
        <w:t>Incheon International Airport</w:t>
      </w:r>
      <w:r w:rsidR="008316CA">
        <w:rPr>
          <w:sz w:val="24"/>
          <w:szCs w:val="24"/>
        </w:rPr>
        <w:t xml:space="preserve"> (ICN)</w:t>
      </w:r>
      <w:r>
        <w:rPr>
          <w:sz w:val="24"/>
          <w:szCs w:val="24"/>
        </w:rPr>
        <w:t xml:space="preserve"> is </w:t>
      </w:r>
      <w:r w:rsidR="00486A53">
        <w:rPr>
          <w:sz w:val="24"/>
          <w:szCs w:val="24"/>
        </w:rPr>
        <w:t xml:space="preserve">the largest airport in South Korea, </w:t>
      </w:r>
      <w:r w:rsidR="007E58A3">
        <w:rPr>
          <w:sz w:val="24"/>
          <w:szCs w:val="24"/>
        </w:rPr>
        <w:t xml:space="preserve">and one of the busiest </w:t>
      </w:r>
      <w:r w:rsidR="003C32F6">
        <w:rPr>
          <w:sz w:val="24"/>
          <w:szCs w:val="24"/>
        </w:rPr>
        <w:t>airports</w:t>
      </w:r>
      <w:r w:rsidR="007E58A3">
        <w:rPr>
          <w:sz w:val="24"/>
          <w:szCs w:val="24"/>
        </w:rPr>
        <w:t xml:space="preserve"> in the world</w:t>
      </w:r>
      <w:ins w:id="2513" w:author="Ham, Yunee" w:date="2020-03-14T22:39:00Z">
        <w:r w:rsidR="00E870FC">
          <w:rPr>
            <w:sz w:val="24"/>
            <w:szCs w:val="24"/>
          </w:rPr>
          <w:t xml:space="preserve"> </w:t>
        </w:r>
      </w:ins>
      <w:del w:id="2514" w:author="Ham, Yunee" w:date="2020-03-14T22:39:00Z">
        <w:r w:rsidR="007E58A3">
          <w:rPr>
            <w:sz w:val="24"/>
            <w:szCs w:val="24"/>
          </w:rPr>
          <w:delText xml:space="preserve">. </w:delText>
        </w:r>
        <w:r w:rsidR="00934916">
          <w:rPr>
            <w:sz w:val="24"/>
            <w:szCs w:val="24"/>
          </w:rPr>
          <w:delText xml:space="preserve">It is </w:delText>
        </w:r>
      </w:del>
      <w:r w:rsidR="00934916">
        <w:rPr>
          <w:sz w:val="24"/>
          <w:szCs w:val="24"/>
        </w:rPr>
        <w:t xml:space="preserve">located between </w:t>
      </w:r>
      <w:proofErr w:type="spellStart"/>
      <w:r w:rsidR="00934916">
        <w:rPr>
          <w:sz w:val="24"/>
          <w:szCs w:val="24"/>
        </w:rPr>
        <w:t>Yeongjong</w:t>
      </w:r>
      <w:proofErr w:type="spellEnd"/>
      <w:r w:rsidR="00934916">
        <w:rPr>
          <w:sz w:val="24"/>
          <w:szCs w:val="24"/>
        </w:rPr>
        <w:t xml:space="preserve"> and </w:t>
      </w:r>
      <w:proofErr w:type="spellStart"/>
      <w:r w:rsidR="00934916">
        <w:rPr>
          <w:sz w:val="24"/>
          <w:szCs w:val="24"/>
        </w:rPr>
        <w:t>Yongyu</w:t>
      </w:r>
      <w:proofErr w:type="spellEnd"/>
      <w:r w:rsidR="00934916">
        <w:rPr>
          <w:sz w:val="24"/>
          <w:szCs w:val="24"/>
        </w:rPr>
        <w:t xml:space="preserve"> Islands </w:t>
      </w:r>
      <w:r w:rsidR="003C32F6">
        <w:rPr>
          <w:sz w:val="24"/>
          <w:szCs w:val="24"/>
        </w:rPr>
        <w:t xml:space="preserve">(west of Incheon’s city center). </w:t>
      </w:r>
      <w:r w:rsidR="00B75892">
        <w:rPr>
          <w:sz w:val="24"/>
          <w:szCs w:val="24"/>
        </w:rPr>
        <w:t xml:space="preserve">Before Incheon was built in 2001, </w:t>
      </w:r>
      <w:proofErr w:type="spellStart"/>
      <w:r w:rsidR="00B75892">
        <w:rPr>
          <w:sz w:val="24"/>
          <w:szCs w:val="24"/>
        </w:rPr>
        <w:t>Gimpo</w:t>
      </w:r>
      <w:proofErr w:type="spellEnd"/>
      <w:r w:rsidR="00B75892">
        <w:rPr>
          <w:sz w:val="24"/>
          <w:szCs w:val="24"/>
        </w:rPr>
        <w:t xml:space="preserve"> (GMP) was the main international airport for Seoul located by the western end of the city. </w:t>
      </w:r>
      <w:ins w:id="2515" w:author="Nguyen, Anh" w:date="2020-03-14T21:28:00Z">
        <w:r w:rsidR="00A9033A">
          <w:rPr>
            <w:sz w:val="24"/>
            <w:szCs w:val="24"/>
          </w:rPr>
          <w:t xml:space="preserve">Our </w:t>
        </w:r>
        <w:r w:rsidR="004E1294">
          <w:rPr>
            <w:sz w:val="24"/>
            <w:szCs w:val="24"/>
          </w:rPr>
          <w:t xml:space="preserve">survey data </w:t>
        </w:r>
        <w:r w:rsidR="00EB02F1">
          <w:rPr>
            <w:sz w:val="24"/>
            <w:szCs w:val="24"/>
          </w:rPr>
          <w:t xml:space="preserve">has </w:t>
        </w:r>
        <w:r w:rsidR="00C4202F">
          <w:rPr>
            <w:sz w:val="24"/>
            <w:szCs w:val="24"/>
          </w:rPr>
          <w:t xml:space="preserve">customers of </w:t>
        </w:r>
      </w:ins>
      <w:ins w:id="2516" w:author="Nguyen, Anh" w:date="2020-03-14T21:29:00Z">
        <w:r w:rsidR="00C4202F">
          <w:rPr>
            <w:sz w:val="24"/>
            <w:szCs w:val="24"/>
          </w:rPr>
          <w:t xml:space="preserve">the two biggest airlines in South Korea: Korean Air, and Asiana. In addition, the data has </w:t>
        </w:r>
        <w:r w:rsidR="00AE5F06">
          <w:rPr>
            <w:sz w:val="24"/>
            <w:szCs w:val="24"/>
          </w:rPr>
          <w:t xml:space="preserve">Korean LCC (low-cost airline) as well as </w:t>
        </w:r>
        <w:r w:rsidR="00AF1DE0">
          <w:rPr>
            <w:sz w:val="24"/>
            <w:szCs w:val="24"/>
          </w:rPr>
          <w:t>a set of customers using fore</w:t>
        </w:r>
      </w:ins>
      <w:ins w:id="2517" w:author="Nguyen, Anh" w:date="2020-03-14T21:30:00Z">
        <w:r w:rsidR="00AF1DE0">
          <w:rPr>
            <w:sz w:val="24"/>
            <w:szCs w:val="24"/>
          </w:rPr>
          <w:t xml:space="preserve">ign airlines. </w:t>
        </w:r>
      </w:ins>
    </w:p>
    <w:p w14:paraId="6E86176A" w14:textId="77777777" w:rsidR="001A2C99" w:rsidRDefault="001A2C99" w:rsidP="6DF6DC15">
      <w:pPr>
        <w:jc w:val="both"/>
        <w:rPr>
          <w:ins w:id="2518" w:author="Ham, Yunee" w:date="2020-03-14T20:32:00Z"/>
          <w:sz w:val="24"/>
          <w:szCs w:val="24"/>
        </w:rPr>
      </w:pPr>
    </w:p>
    <w:p w14:paraId="6F31A5E8" w14:textId="2481BEA7" w:rsidR="00EA77B0" w:rsidRPr="00EA77B0" w:rsidRDefault="005C441F" w:rsidP="00227C99">
      <w:pPr>
        <w:ind w:firstLine="720"/>
        <w:jc w:val="both"/>
        <w:rPr>
          <w:del w:id="2519" w:author="Nguyen, Anh" w:date="2020-03-14T20:23:00Z"/>
          <w:sz w:val="24"/>
          <w:szCs w:val="24"/>
        </w:rPr>
        <w:pPrChange w:id="2520" w:author="Ki Min Lee" w:date="2020-03-14T22:58:00Z">
          <w:pPr>
            <w:jc w:val="both"/>
          </w:pPr>
        </w:pPrChange>
      </w:pPr>
      <w:ins w:id="2521" w:author="Ki Min Lee" w:date="2020-03-14T21:44:00Z">
        <w:del w:id="2522" w:author="Nguyen, Anh" w:date="2020-03-14T21:51:00Z">
          <w:r>
            <w:rPr>
              <w:sz w:val="24"/>
              <w:szCs w:val="24"/>
            </w:rPr>
            <w:delText xml:space="preserve"> </w:delText>
          </w:r>
        </w:del>
      </w:ins>
      <w:del w:id="2523" w:author="Nguyen, Anh" w:date="2020-03-14T21:38:00Z">
        <w:r w:rsidR="008316CA">
          <w:rPr>
            <w:sz w:val="24"/>
            <w:szCs w:val="24"/>
          </w:rPr>
          <w:delText>Before Incheon was built</w:delText>
        </w:r>
        <w:r w:rsidR="00E21715">
          <w:rPr>
            <w:sz w:val="24"/>
            <w:szCs w:val="24"/>
          </w:rPr>
          <w:delText xml:space="preserve"> in 2001</w:delText>
        </w:r>
        <w:r w:rsidR="008316CA">
          <w:rPr>
            <w:sz w:val="24"/>
            <w:szCs w:val="24"/>
          </w:rPr>
          <w:delText xml:space="preserve">, Gimpo (GMP) </w:delText>
        </w:r>
        <w:r w:rsidR="00E21715">
          <w:rPr>
            <w:sz w:val="24"/>
            <w:szCs w:val="24"/>
          </w:rPr>
          <w:delText xml:space="preserve">was </w:delText>
        </w:r>
        <w:r w:rsidR="00F9780A">
          <w:rPr>
            <w:sz w:val="24"/>
            <w:szCs w:val="24"/>
          </w:rPr>
          <w:delText xml:space="preserve">the main international airport for Seoul </w:delText>
        </w:r>
        <w:r w:rsidR="002A0EB1">
          <w:rPr>
            <w:sz w:val="24"/>
            <w:szCs w:val="24"/>
          </w:rPr>
          <w:delText>located</w:delText>
        </w:r>
        <w:r w:rsidR="00F9780A">
          <w:rPr>
            <w:sz w:val="24"/>
            <w:szCs w:val="24"/>
          </w:rPr>
          <w:delText xml:space="preserve"> by </w:delText>
        </w:r>
        <w:r w:rsidR="002A0EB1">
          <w:rPr>
            <w:sz w:val="24"/>
            <w:szCs w:val="24"/>
          </w:rPr>
          <w:delText>the western end of the city.</w:delText>
        </w:r>
        <w:r w:rsidR="00C740EB">
          <w:rPr>
            <w:sz w:val="24"/>
            <w:szCs w:val="24"/>
          </w:rPr>
          <w:delText xml:space="preserve"> </w:delText>
        </w:r>
      </w:del>
      <w:del w:id="2524" w:author="Nguyen, Anh" w:date="2020-03-14T21:34:00Z">
        <w:r w:rsidR="000C1337">
          <w:rPr>
            <w:sz w:val="24"/>
            <w:szCs w:val="24"/>
          </w:rPr>
          <w:delText xml:space="preserve">The </w:delText>
        </w:r>
        <w:r w:rsidR="00526E21">
          <w:rPr>
            <w:sz w:val="24"/>
            <w:szCs w:val="24"/>
          </w:rPr>
          <w:delText xml:space="preserve">preliminary results of this </w:delText>
        </w:r>
        <w:r w:rsidR="005700A3">
          <w:rPr>
            <w:sz w:val="24"/>
            <w:szCs w:val="24"/>
          </w:rPr>
          <w:delText>paper show</w:delText>
        </w:r>
        <w:r w:rsidR="00E83147">
          <w:rPr>
            <w:sz w:val="24"/>
            <w:szCs w:val="24"/>
          </w:rPr>
          <w:delText xml:space="preserve"> that Destination</w:delText>
        </w:r>
        <w:r w:rsidR="00790A37">
          <w:rPr>
            <w:sz w:val="24"/>
            <w:szCs w:val="24"/>
          </w:rPr>
          <w:delText xml:space="preserve">, and Airline are the two most important factors for choosing between ICN </w:delText>
        </w:r>
      </w:del>
      <w:del w:id="2525" w:author="Nguyen, Anh" w:date="2020-03-14T21:31:00Z">
        <w:r w:rsidR="004A16DD">
          <w:rPr>
            <w:sz w:val="24"/>
            <w:szCs w:val="24"/>
          </w:rPr>
          <w:delText xml:space="preserve">and </w:delText>
        </w:r>
      </w:del>
      <w:del w:id="2526" w:author="Nguyen, Anh" w:date="2020-03-14T21:34:00Z">
        <w:r w:rsidR="004A16DD">
          <w:rPr>
            <w:sz w:val="24"/>
            <w:szCs w:val="24"/>
          </w:rPr>
          <w:delText xml:space="preserve">GMP along with the customer’s nationality, number of transportations needed to get to the airport </w:delText>
        </w:r>
        <w:r w:rsidR="00FE2122">
          <w:rPr>
            <w:sz w:val="24"/>
            <w:szCs w:val="24"/>
          </w:rPr>
          <w:delText xml:space="preserve">and whether </w:delText>
        </w:r>
        <w:r w:rsidR="007708B3">
          <w:rPr>
            <w:sz w:val="24"/>
            <w:szCs w:val="24"/>
          </w:rPr>
          <w:delText xml:space="preserve">it is a redeye flight or not. </w:delText>
        </w:r>
      </w:del>
      <w:ins w:id="2527" w:author="Nguyen, Anh" w:date="2020-03-14T21:32:00Z">
        <w:r w:rsidR="0033697B">
          <w:rPr>
            <w:sz w:val="24"/>
            <w:szCs w:val="24"/>
          </w:rPr>
          <w:t xml:space="preserve">Given that GMP is the smaller </w:t>
        </w:r>
      </w:ins>
      <w:ins w:id="2528" w:author="Nguyen, Anh" w:date="2020-03-14T21:38:00Z">
        <w:r w:rsidR="00B925FB">
          <w:rPr>
            <w:sz w:val="24"/>
            <w:szCs w:val="24"/>
          </w:rPr>
          <w:t>and older</w:t>
        </w:r>
      </w:ins>
      <w:ins w:id="2529" w:author="Nguyen, Anh" w:date="2020-03-14T21:32:00Z">
        <w:r w:rsidR="0033697B">
          <w:rPr>
            <w:sz w:val="24"/>
            <w:szCs w:val="24"/>
          </w:rPr>
          <w:t xml:space="preserve"> airport and mainly has flights to China or Japan, </w:t>
        </w:r>
        <w:r w:rsidR="000E5A4D">
          <w:rPr>
            <w:sz w:val="24"/>
            <w:szCs w:val="24"/>
          </w:rPr>
          <w:t>Destination</w:t>
        </w:r>
        <w:r w:rsidR="00260AC4">
          <w:rPr>
            <w:sz w:val="24"/>
            <w:szCs w:val="24"/>
          </w:rPr>
          <w:t xml:space="preserve"> </w:t>
        </w:r>
      </w:ins>
      <w:ins w:id="2530" w:author="Nguyen, Anh" w:date="2020-03-14T21:34:00Z">
        <w:r w:rsidR="005A413F">
          <w:rPr>
            <w:sz w:val="24"/>
            <w:szCs w:val="24"/>
          </w:rPr>
          <w:t xml:space="preserve">plays a very important role in customer’s decision on choosing between </w:t>
        </w:r>
      </w:ins>
      <w:ins w:id="2531" w:author="Nguyen, Anh" w:date="2020-03-14T21:35:00Z">
        <w:r w:rsidR="005A413F">
          <w:rPr>
            <w:sz w:val="24"/>
            <w:szCs w:val="24"/>
          </w:rPr>
          <w:t xml:space="preserve">GMP or ICN in our model. The preliminary results of this paper </w:t>
        </w:r>
      </w:ins>
      <w:ins w:id="2532" w:author="Nguyen, Anh" w:date="2020-03-14T21:38:00Z">
        <w:r w:rsidR="0077361C">
          <w:rPr>
            <w:sz w:val="24"/>
            <w:szCs w:val="24"/>
          </w:rPr>
          <w:t>show</w:t>
        </w:r>
      </w:ins>
      <w:ins w:id="2533" w:author="Nguyen, Anh" w:date="2020-03-14T21:35:00Z">
        <w:r w:rsidR="005A413F">
          <w:rPr>
            <w:sz w:val="24"/>
            <w:szCs w:val="24"/>
          </w:rPr>
          <w:t xml:space="preserve"> </w:t>
        </w:r>
      </w:ins>
      <w:ins w:id="2534" w:author="Nguyen, Anh" w:date="2020-03-14T21:36:00Z">
        <w:r w:rsidR="005A413F">
          <w:rPr>
            <w:sz w:val="24"/>
            <w:szCs w:val="24"/>
          </w:rPr>
          <w:t>a</w:t>
        </w:r>
      </w:ins>
      <w:ins w:id="2535" w:author="Nguyen, Anh" w:date="2020-03-14T21:35:00Z">
        <w:r w:rsidR="005A413F">
          <w:rPr>
            <w:sz w:val="24"/>
            <w:szCs w:val="24"/>
          </w:rPr>
          <w:t>irline, customer’s nationality, number of transportations needed to get to the airport and whether it is a redeye flight or not</w:t>
        </w:r>
      </w:ins>
      <w:ins w:id="2536" w:author="Nguyen, Anh" w:date="2020-03-14T21:36:00Z">
        <w:r w:rsidR="005A413F">
          <w:rPr>
            <w:sz w:val="24"/>
            <w:szCs w:val="24"/>
          </w:rPr>
          <w:t xml:space="preserve"> are </w:t>
        </w:r>
      </w:ins>
      <w:ins w:id="2537" w:author="Nguyen, Anh" w:date="2020-03-14T21:37:00Z">
        <w:r w:rsidR="00B85C98">
          <w:rPr>
            <w:sz w:val="24"/>
            <w:szCs w:val="24"/>
          </w:rPr>
          <w:t xml:space="preserve">also </w:t>
        </w:r>
      </w:ins>
      <w:ins w:id="2538" w:author="Nguyen, Anh" w:date="2020-03-14T21:36:00Z">
        <w:r w:rsidR="00DB4501">
          <w:rPr>
            <w:sz w:val="24"/>
            <w:szCs w:val="24"/>
          </w:rPr>
          <w:t xml:space="preserve">significant </w:t>
        </w:r>
      </w:ins>
      <w:ins w:id="2539" w:author="Nguyen, Anh" w:date="2020-03-14T21:37:00Z">
        <w:r w:rsidR="00102B9C">
          <w:rPr>
            <w:sz w:val="24"/>
            <w:szCs w:val="24"/>
          </w:rPr>
          <w:t>in customer’s airport choice</w:t>
        </w:r>
      </w:ins>
      <w:ins w:id="2540" w:author="Nguyen, Anh" w:date="2020-03-14T21:35:00Z">
        <w:r w:rsidR="005A413F">
          <w:rPr>
            <w:sz w:val="24"/>
            <w:szCs w:val="24"/>
          </w:rPr>
          <w:t>.</w:t>
        </w:r>
      </w:ins>
      <w:ins w:id="2541" w:author="Nguyen, Anh" w:date="2020-03-14T21:37:00Z">
        <w:r w:rsidR="00102B9C">
          <w:rPr>
            <w:sz w:val="24"/>
            <w:szCs w:val="24"/>
          </w:rPr>
          <w:t xml:space="preserve"> </w:t>
        </w:r>
      </w:ins>
      <w:ins w:id="2542" w:author="Nguyen, Anh" w:date="2020-03-14T21:41:00Z">
        <w:r w:rsidR="00725445">
          <w:rPr>
            <w:sz w:val="24"/>
            <w:szCs w:val="24"/>
          </w:rPr>
          <w:lastRenderedPageBreak/>
          <w:t>Considering GMP was built long time ago and</w:t>
        </w:r>
      </w:ins>
      <w:ins w:id="2543" w:author="Nguyen, Anh" w:date="2020-03-14T21:42:00Z">
        <w:r w:rsidR="00725445">
          <w:rPr>
            <w:sz w:val="24"/>
            <w:szCs w:val="24"/>
          </w:rPr>
          <w:t xml:space="preserve"> is closer to the city center, </w:t>
        </w:r>
        <w:r w:rsidR="00E6056C">
          <w:rPr>
            <w:sz w:val="24"/>
            <w:szCs w:val="24"/>
          </w:rPr>
          <w:t xml:space="preserve">if the customer doesn’t want to </w:t>
        </w:r>
        <w:r w:rsidR="006D164B">
          <w:rPr>
            <w:sz w:val="24"/>
            <w:szCs w:val="24"/>
          </w:rPr>
          <w:t xml:space="preserve">do complicated </w:t>
        </w:r>
        <w:r w:rsidR="00F75F7B">
          <w:rPr>
            <w:sz w:val="24"/>
            <w:szCs w:val="24"/>
          </w:rPr>
          <w:t>transport to the airport, they will more likely to go with GMP</w:t>
        </w:r>
      </w:ins>
      <w:ins w:id="2544" w:author="Nguyen, Anh" w:date="2020-03-14T21:43:00Z">
        <w:r w:rsidR="00A02F66">
          <w:rPr>
            <w:sz w:val="24"/>
            <w:szCs w:val="24"/>
          </w:rPr>
          <w:t xml:space="preserve"> and not ICN since it is a lot further out</w:t>
        </w:r>
      </w:ins>
      <w:ins w:id="2545" w:author="Nguyen, Anh" w:date="2020-03-14T21:42:00Z">
        <w:r w:rsidR="00F75F7B">
          <w:rPr>
            <w:sz w:val="24"/>
            <w:szCs w:val="24"/>
          </w:rPr>
          <w:t>.</w:t>
        </w:r>
      </w:ins>
      <w:ins w:id="2546" w:author="Nguyen, Anh" w:date="2020-03-14T21:43:00Z">
        <w:r w:rsidR="00A02F66">
          <w:rPr>
            <w:sz w:val="24"/>
            <w:szCs w:val="24"/>
          </w:rPr>
          <w:t xml:space="preserve"> On the other hand,</w:t>
        </w:r>
      </w:ins>
      <w:ins w:id="2547" w:author="Nguyen, Anh" w:date="2020-03-14T21:45:00Z">
        <w:r w:rsidR="008F1AAA">
          <w:rPr>
            <w:sz w:val="24"/>
            <w:szCs w:val="24"/>
          </w:rPr>
          <w:t xml:space="preserve"> </w:t>
        </w:r>
        <w:r w:rsidR="008B67F9">
          <w:rPr>
            <w:sz w:val="24"/>
            <w:szCs w:val="24"/>
          </w:rPr>
          <w:t xml:space="preserve">travelers are not allowed to stay overnight at the GMP airport, thus we expect if the </w:t>
        </w:r>
      </w:ins>
      <w:ins w:id="2548" w:author="Nguyen, Anh" w:date="2020-03-14T21:46:00Z">
        <w:r w:rsidR="008B67F9">
          <w:rPr>
            <w:sz w:val="24"/>
            <w:szCs w:val="24"/>
          </w:rPr>
          <w:t xml:space="preserve">person has </w:t>
        </w:r>
        <w:r w:rsidR="002E1B14">
          <w:rPr>
            <w:sz w:val="24"/>
            <w:szCs w:val="24"/>
          </w:rPr>
          <w:t>late evening or nighttime</w:t>
        </w:r>
        <w:r w:rsidR="008B67F9">
          <w:rPr>
            <w:sz w:val="24"/>
            <w:szCs w:val="24"/>
          </w:rPr>
          <w:t xml:space="preserve"> flight, they will most likely </w:t>
        </w:r>
        <w:r w:rsidR="002E1B14">
          <w:rPr>
            <w:sz w:val="24"/>
            <w:szCs w:val="24"/>
          </w:rPr>
          <w:t>to choose ICN</w:t>
        </w:r>
      </w:ins>
      <w:ins w:id="2549" w:author="Nguyen, Anh" w:date="2020-03-14T21:47:00Z">
        <w:r w:rsidR="003A63E3">
          <w:rPr>
            <w:sz w:val="24"/>
            <w:szCs w:val="24"/>
          </w:rPr>
          <w:t xml:space="preserve"> since ICN is bigger and open 24/7</w:t>
        </w:r>
        <w:r w:rsidR="00FD043B">
          <w:rPr>
            <w:sz w:val="24"/>
            <w:szCs w:val="24"/>
          </w:rPr>
          <w:t xml:space="preserve">. If </w:t>
        </w:r>
      </w:ins>
      <w:ins w:id="2550" w:author="Nguyen, Anh" w:date="2020-03-14T21:48:00Z">
        <w:r w:rsidR="00FD043B">
          <w:rPr>
            <w:sz w:val="24"/>
            <w:szCs w:val="24"/>
          </w:rPr>
          <w:t xml:space="preserve">a customer is not Korean and not familiar with </w:t>
        </w:r>
        <w:r w:rsidR="008171BF">
          <w:rPr>
            <w:sz w:val="24"/>
            <w:szCs w:val="24"/>
          </w:rPr>
          <w:t>Seoul a</w:t>
        </w:r>
        <w:r w:rsidR="002126A5">
          <w:rPr>
            <w:sz w:val="24"/>
            <w:szCs w:val="24"/>
          </w:rPr>
          <w:t>rea airports</w:t>
        </w:r>
        <w:r w:rsidR="00FD043B">
          <w:rPr>
            <w:sz w:val="24"/>
            <w:szCs w:val="24"/>
          </w:rPr>
          <w:t>, they might not be aware of the GMP</w:t>
        </w:r>
      </w:ins>
      <w:ins w:id="2551" w:author="Nguyen, Anh" w:date="2020-03-14T21:49:00Z">
        <w:r w:rsidR="003670FB">
          <w:rPr>
            <w:sz w:val="24"/>
            <w:szCs w:val="24"/>
          </w:rPr>
          <w:t>’s condition</w:t>
        </w:r>
      </w:ins>
      <w:ins w:id="2552" w:author="Nguyen, Anh" w:date="2020-03-14T21:48:00Z">
        <w:r w:rsidR="002E635A">
          <w:rPr>
            <w:sz w:val="24"/>
            <w:szCs w:val="24"/>
          </w:rPr>
          <w:t xml:space="preserve"> and </w:t>
        </w:r>
      </w:ins>
      <w:ins w:id="2553" w:author="Nguyen, Anh" w:date="2020-03-14T21:49:00Z">
        <w:r w:rsidR="00783BB6">
          <w:rPr>
            <w:sz w:val="24"/>
            <w:szCs w:val="24"/>
          </w:rPr>
          <w:t xml:space="preserve">will be slightly more likely to choose </w:t>
        </w:r>
      </w:ins>
      <w:ins w:id="2554" w:author="Nguyen, Anh" w:date="2020-03-14T21:50:00Z">
        <w:r w:rsidR="00D2223D">
          <w:rPr>
            <w:sz w:val="24"/>
            <w:szCs w:val="24"/>
          </w:rPr>
          <w:t xml:space="preserve">it while if </w:t>
        </w:r>
        <w:r w:rsidR="00932995">
          <w:rPr>
            <w:sz w:val="24"/>
            <w:szCs w:val="24"/>
          </w:rPr>
          <w:t xml:space="preserve">the customer is Korean, they would know the </w:t>
        </w:r>
        <w:r w:rsidR="008838A1">
          <w:rPr>
            <w:sz w:val="24"/>
            <w:szCs w:val="24"/>
          </w:rPr>
          <w:t>policy as well as history of GMP and w</w:t>
        </w:r>
        <w:r w:rsidR="00671A51">
          <w:rPr>
            <w:sz w:val="24"/>
            <w:szCs w:val="24"/>
          </w:rPr>
          <w:t xml:space="preserve">ould prefer to use ICN. </w:t>
        </w:r>
      </w:ins>
    </w:p>
    <w:p w14:paraId="0794B312" w14:textId="77777777" w:rsidR="00952861" w:rsidRDefault="00952861" w:rsidP="00227C99">
      <w:pPr>
        <w:ind w:firstLine="720"/>
        <w:jc w:val="both"/>
        <w:rPr>
          <w:ins w:id="2555" w:author="Nguyen, Anh" w:date="2020-03-14T21:36:00Z"/>
          <w:sz w:val="24"/>
          <w:szCs w:val="24"/>
        </w:rPr>
        <w:pPrChange w:id="2556" w:author="Ki Min Lee" w:date="2020-03-14T22:58:00Z">
          <w:pPr>
            <w:jc w:val="both"/>
          </w:pPr>
        </w:pPrChange>
      </w:pPr>
    </w:p>
    <w:p w14:paraId="5EAB5814" w14:textId="77777777" w:rsidR="00917E20" w:rsidRDefault="00917E20">
      <w:pPr>
        <w:jc w:val="both"/>
        <w:rPr>
          <w:ins w:id="2557" w:author="Nguyen, Anh" w:date="2020-03-14T21:33:00Z"/>
          <w:sz w:val="24"/>
          <w:szCs w:val="24"/>
        </w:rPr>
      </w:pPr>
    </w:p>
    <w:p w14:paraId="089676B4" w14:textId="36594BFC" w:rsidR="1964EC9C" w:rsidRDefault="005C441F" w:rsidP="00227C99">
      <w:pPr>
        <w:ind w:firstLine="720"/>
        <w:jc w:val="both"/>
        <w:rPr>
          <w:color w:val="222222"/>
          <w:sz w:val="24"/>
          <w:szCs w:val="24"/>
        </w:rPr>
        <w:pPrChange w:id="2558" w:author="Ki Min Lee" w:date="2020-03-14T22:58:00Z">
          <w:pPr>
            <w:jc w:val="both"/>
          </w:pPr>
        </w:pPrChange>
      </w:pPr>
      <w:ins w:id="2559" w:author="Ki Min Lee" w:date="2020-03-14T21:44:00Z">
        <w:r>
          <w:rPr>
            <w:sz w:val="24"/>
            <w:szCs w:val="24"/>
          </w:rPr>
          <w:t xml:space="preserve"> </w:t>
        </w:r>
      </w:ins>
      <w:del w:id="2560" w:author="Ham, Yunee" w:date="2020-03-14T22:46:00Z">
        <w:r w:rsidR="1964EC9C" w:rsidRPr="2D4F57B1">
          <w:rPr>
            <w:sz w:val="24"/>
            <w:szCs w:val="24"/>
          </w:rPr>
          <w:delText>As for airline</w:delText>
        </w:r>
        <w:r w:rsidR="4996E513" w:rsidRPr="2D4F57B1" w:rsidDel="002D7E8B">
          <w:rPr>
            <w:sz w:val="24"/>
            <w:szCs w:val="24"/>
          </w:rPr>
          <w:delText>,</w:delText>
        </w:r>
      </w:del>
      <w:ins w:id="2561" w:author="Ham, Yunee" w:date="2020-03-14T22:46:00Z">
        <w:r w:rsidR="002D7E8B">
          <w:rPr>
            <w:sz w:val="24"/>
            <w:szCs w:val="24"/>
          </w:rPr>
          <w:t>For the airlines</w:t>
        </w:r>
        <w:r w:rsidR="4996E513" w:rsidRPr="2D4F57B1">
          <w:rPr>
            <w:sz w:val="24"/>
            <w:szCs w:val="24"/>
          </w:rPr>
          <w:t>,</w:t>
        </w:r>
      </w:ins>
      <w:r w:rsidR="1964EC9C" w:rsidRPr="2D4F57B1">
        <w:rPr>
          <w:sz w:val="24"/>
          <w:szCs w:val="24"/>
        </w:rPr>
        <w:t xml:space="preserve"> </w:t>
      </w:r>
      <w:r w:rsidR="186BAD3E" w:rsidRPr="2D4F57B1">
        <w:rPr>
          <w:sz w:val="24"/>
          <w:szCs w:val="24"/>
        </w:rPr>
        <w:t>Korean Air (KE)</w:t>
      </w:r>
      <w:r w:rsidR="1C0BF9F5" w:rsidRPr="2D4F57B1">
        <w:rPr>
          <w:sz w:val="24"/>
          <w:szCs w:val="24"/>
        </w:rPr>
        <w:t xml:space="preserve"> and Asian</w:t>
      </w:r>
      <w:ins w:id="2562" w:author="Zaheen, Sahira" w:date="2020-03-14T21:38:00Z">
        <w:r w:rsidR="00B75892">
          <w:rPr>
            <w:sz w:val="24"/>
            <w:szCs w:val="24"/>
          </w:rPr>
          <w:t>a</w:t>
        </w:r>
      </w:ins>
      <w:r w:rsidR="1C0BF9F5" w:rsidRPr="2D4F57B1">
        <w:rPr>
          <w:sz w:val="24"/>
          <w:szCs w:val="24"/>
        </w:rPr>
        <w:t xml:space="preserve"> Airlines</w:t>
      </w:r>
      <w:ins w:id="2563" w:author="Nguyen, Anh" w:date="2020-03-14T21:31:00Z">
        <w:r w:rsidR="1C0BF9F5" w:rsidRPr="2D4F57B1">
          <w:rPr>
            <w:sz w:val="24"/>
            <w:szCs w:val="24"/>
          </w:rPr>
          <w:t xml:space="preserve"> </w:t>
        </w:r>
        <w:r w:rsidR="00B75892">
          <w:rPr>
            <w:sz w:val="24"/>
            <w:szCs w:val="24"/>
          </w:rPr>
          <w:t>(OZ)</w:t>
        </w:r>
      </w:ins>
      <w:r w:rsidR="1C0BF9F5" w:rsidRPr="2D4F57B1">
        <w:rPr>
          <w:sz w:val="24"/>
          <w:szCs w:val="24"/>
        </w:rPr>
        <w:t xml:space="preserve"> </w:t>
      </w:r>
      <w:r w:rsidR="61F0F80C" w:rsidRPr="2D4F57B1">
        <w:rPr>
          <w:sz w:val="24"/>
          <w:szCs w:val="24"/>
        </w:rPr>
        <w:t xml:space="preserve">are the two biggest airlines in Korea. </w:t>
      </w:r>
      <w:r w:rsidR="6D49F151" w:rsidRPr="2D4F57B1">
        <w:rPr>
          <w:color w:val="222222"/>
          <w:sz w:val="24"/>
          <w:szCs w:val="24"/>
        </w:rPr>
        <w:t xml:space="preserve">These are the only carriers that </w:t>
      </w:r>
      <w:r w:rsidR="6D49F151" w:rsidRPr="5317AB95">
        <w:rPr>
          <w:color w:val="222222"/>
          <w:sz w:val="24"/>
          <w:szCs w:val="24"/>
        </w:rPr>
        <w:t>fly</w:t>
      </w:r>
      <w:r w:rsidR="6D49F151" w:rsidRPr="2D4F57B1">
        <w:rPr>
          <w:color w:val="222222"/>
          <w:sz w:val="24"/>
          <w:szCs w:val="24"/>
        </w:rPr>
        <w:t xml:space="preserve"> from just about everywhere to </w:t>
      </w:r>
      <w:r w:rsidR="6D49F151" w:rsidRPr="5317AB95">
        <w:rPr>
          <w:color w:val="222222"/>
          <w:sz w:val="24"/>
          <w:szCs w:val="24"/>
        </w:rPr>
        <w:t>Seoul</w:t>
      </w:r>
      <w:r w:rsidR="6D49F151" w:rsidRPr="2D4F57B1">
        <w:rPr>
          <w:color w:val="222222"/>
          <w:sz w:val="24"/>
          <w:szCs w:val="24"/>
        </w:rPr>
        <w:t xml:space="preserve"> direct. Both </w:t>
      </w:r>
      <w:del w:id="2564" w:author="Ham, Yunee" w:date="2020-03-14T22:45:00Z">
        <w:r w:rsidR="6D49F151" w:rsidRPr="6CCB8CB2" w:rsidDel="00B332BD">
          <w:rPr>
            <w:color w:val="222222"/>
            <w:sz w:val="24"/>
            <w:szCs w:val="24"/>
          </w:rPr>
          <w:delText>have</w:delText>
        </w:r>
        <w:r w:rsidR="6D49F151" w:rsidRPr="2D4F57B1" w:rsidDel="00B332BD">
          <w:rPr>
            <w:color w:val="222222"/>
            <w:sz w:val="24"/>
            <w:szCs w:val="24"/>
          </w:rPr>
          <w:delText xml:space="preserve"> </w:delText>
        </w:r>
      </w:del>
      <w:ins w:id="2565" w:author="Ham, Yunee" w:date="2020-03-14T22:45:00Z">
        <w:r w:rsidR="00B332BD">
          <w:rPr>
            <w:color w:val="222222"/>
            <w:sz w:val="24"/>
            <w:szCs w:val="24"/>
          </w:rPr>
          <w:t>airlines provide</w:t>
        </w:r>
        <w:r w:rsidR="6D49F151" w:rsidRPr="2D4F57B1">
          <w:rPr>
            <w:color w:val="222222"/>
            <w:sz w:val="24"/>
            <w:szCs w:val="24"/>
          </w:rPr>
          <w:t xml:space="preserve"> </w:t>
        </w:r>
      </w:ins>
      <w:r w:rsidR="6D49F151" w:rsidRPr="5317AB95">
        <w:rPr>
          <w:color w:val="222222"/>
          <w:sz w:val="24"/>
          <w:szCs w:val="24"/>
        </w:rPr>
        <w:t>good</w:t>
      </w:r>
      <w:r w:rsidR="6D49F151" w:rsidRPr="6CCB8CB2">
        <w:rPr>
          <w:color w:val="222222"/>
          <w:sz w:val="24"/>
          <w:szCs w:val="24"/>
        </w:rPr>
        <w:t xml:space="preserve"> service</w:t>
      </w:r>
      <w:ins w:id="2566" w:author="Ham, Yunee" w:date="2020-03-14T22:45:00Z">
        <w:r w:rsidR="008676C7">
          <w:rPr>
            <w:color w:val="222222"/>
            <w:sz w:val="24"/>
            <w:szCs w:val="24"/>
          </w:rPr>
          <w:t>s</w:t>
        </w:r>
      </w:ins>
      <w:r w:rsidR="6D49F151" w:rsidRPr="2D4F57B1">
        <w:rPr>
          <w:color w:val="222222"/>
          <w:sz w:val="24"/>
          <w:szCs w:val="24"/>
        </w:rPr>
        <w:t>,</w:t>
      </w:r>
      <w:ins w:id="2567" w:author="Ham, Yunee" w:date="2020-03-14T22:45:00Z">
        <w:r w:rsidR="008676C7">
          <w:rPr>
            <w:color w:val="222222"/>
            <w:sz w:val="24"/>
            <w:szCs w:val="24"/>
          </w:rPr>
          <w:t xml:space="preserve"> with</w:t>
        </w:r>
      </w:ins>
      <w:r w:rsidR="6D49F151" w:rsidRPr="2D4F57B1">
        <w:rPr>
          <w:color w:val="222222"/>
          <w:sz w:val="24"/>
          <w:szCs w:val="24"/>
        </w:rPr>
        <w:t xml:space="preserve"> </w:t>
      </w:r>
      <w:r w:rsidR="6D49F151" w:rsidRPr="5317AB95">
        <w:rPr>
          <w:color w:val="222222"/>
          <w:sz w:val="24"/>
          <w:szCs w:val="24"/>
        </w:rPr>
        <w:t>Korean Air</w:t>
      </w:r>
      <w:r w:rsidR="6D49F151" w:rsidRPr="2D4F57B1">
        <w:rPr>
          <w:color w:val="222222"/>
          <w:sz w:val="24"/>
          <w:szCs w:val="24"/>
        </w:rPr>
        <w:t xml:space="preserve"> being slightly </w:t>
      </w:r>
      <w:ins w:id="2568" w:author="Ham, Yunee" w:date="2020-03-14T22:46:00Z">
        <w:r w:rsidR="6D49F151" w:rsidRPr="5317AB95">
          <w:rPr>
            <w:color w:val="222222"/>
            <w:sz w:val="24"/>
            <w:szCs w:val="24"/>
          </w:rPr>
          <w:t>better</w:t>
        </w:r>
        <w:r w:rsidR="6D49F151" w:rsidRPr="2D4F57B1">
          <w:rPr>
            <w:color w:val="222222"/>
            <w:sz w:val="24"/>
            <w:szCs w:val="24"/>
          </w:rPr>
          <w:t xml:space="preserve"> </w:t>
        </w:r>
      </w:ins>
      <w:del w:id="2569" w:author="Ham, Yunee" w:date="2020-03-14T22:45:00Z">
        <w:r w:rsidR="6D49F151" w:rsidRPr="5317AB95" w:rsidDel="003A2E91">
          <w:rPr>
            <w:color w:val="222222"/>
            <w:sz w:val="24"/>
            <w:szCs w:val="24"/>
          </w:rPr>
          <w:delText>better</w:delText>
        </w:r>
        <w:r w:rsidR="6D49F151" w:rsidRPr="2D4F57B1" w:rsidDel="003A2E91">
          <w:rPr>
            <w:color w:val="222222"/>
            <w:sz w:val="24"/>
            <w:szCs w:val="24"/>
          </w:rPr>
          <w:delText xml:space="preserve"> </w:delText>
        </w:r>
        <w:r w:rsidR="6D49F151" w:rsidRPr="2D4F57B1">
          <w:rPr>
            <w:color w:val="222222"/>
            <w:sz w:val="24"/>
            <w:szCs w:val="24"/>
          </w:rPr>
          <w:delText>but usually being more expensive</w:delText>
        </w:r>
      </w:del>
      <w:ins w:id="2570" w:author="Ham, Yunee" w:date="2020-03-14T22:45:00Z">
        <w:r w:rsidR="003A2E91">
          <w:rPr>
            <w:color w:val="222222"/>
            <w:sz w:val="24"/>
            <w:szCs w:val="24"/>
          </w:rPr>
          <w:t>with higher cost</w:t>
        </w:r>
      </w:ins>
      <w:r w:rsidR="6D49F151" w:rsidRPr="2D4F57B1">
        <w:rPr>
          <w:color w:val="222222"/>
          <w:sz w:val="24"/>
          <w:szCs w:val="24"/>
        </w:rPr>
        <w:t>.</w:t>
      </w:r>
      <w:r w:rsidR="6D49F151" w:rsidRPr="6CCB8CB2">
        <w:rPr>
          <w:color w:val="222222"/>
          <w:sz w:val="24"/>
          <w:szCs w:val="24"/>
        </w:rPr>
        <w:t xml:space="preserve"> </w:t>
      </w:r>
      <w:del w:id="2571" w:author="Ham, Yunee" w:date="2020-03-14T22:46:00Z">
        <w:r w:rsidR="4C3FE7D3" w:rsidRPr="449E9C4C" w:rsidDel="002D7E8B">
          <w:rPr>
            <w:color w:val="222222"/>
            <w:sz w:val="24"/>
            <w:szCs w:val="24"/>
          </w:rPr>
          <w:delText xml:space="preserve">In </w:delText>
        </w:r>
        <w:r w:rsidR="4C3FE7D3" w:rsidRPr="449E9C4C" w:rsidDel="00E0151F">
          <w:rPr>
            <w:color w:val="222222"/>
            <w:sz w:val="24"/>
            <w:szCs w:val="24"/>
          </w:rPr>
          <w:delText xml:space="preserve">the </w:delText>
        </w:r>
        <w:r w:rsidR="4C3FE7D3" w:rsidRPr="449E9C4C">
          <w:rPr>
            <w:color w:val="222222"/>
            <w:sz w:val="24"/>
            <w:szCs w:val="24"/>
          </w:rPr>
          <w:delText>dataset,</w:delText>
        </w:r>
        <w:r w:rsidR="4C3FE7D3" w:rsidRPr="5CA52454">
          <w:rPr>
            <w:color w:val="222222"/>
            <w:sz w:val="24"/>
            <w:szCs w:val="24"/>
          </w:rPr>
          <w:delText xml:space="preserve"> t</w:delText>
        </w:r>
        <w:r w:rsidR="45E4798E" w:rsidRPr="5CA52454">
          <w:rPr>
            <w:color w:val="222222"/>
            <w:sz w:val="24"/>
            <w:szCs w:val="24"/>
          </w:rPr>
          <w:delText>he</w:delText>
        </w:r>
        <w:r w:rsidR="6D49F151" w:rsidRPr="75E8FEE9">
          <w:rPr>
            <w:color w:val="222222"/>
            <w:sz w:val="24"/>
            <w:szCs w:val="24"/>
          </w:rPr>
          <w:delText xml:space="preserve"> other tw</w:delText>
        </w:r>
        <w:r w:rsidR="01A26F5D" w:rsidRPr="75E8FEE9">
          <w:rPr>
            <w:color w:val="222222"/>
            <w:sz w:val="24"/>
            <w:szCs w:val="24"/>
          </w:rPr>
          <w:delText>o airlines are Korean</w:delText>
        </w:r>
      </w:del>
      <w:ins w:id="2572" w:author="Ham, Yunee" w:date="2020-03-14T22:46:00Z">
        <w:r w:rsidR="002D7E8B">
          <w:rPr>
            <w:color w:val="222222"/>
            <w:sz w:val="24"/>
            <w:szCs w:val="24"/>
          </w:rPr>
          <w:t>For</w:t>
        </w:r>
      </w:ins>
      <w:r w:rsidR="01A26F5D" w:rsidRPr="051A442E">
        <w:rPr>
          <w:color w:val="222222"/>
          <w:sz w:val="24"/>
          <w:szCs w:val="24"/>
        </w:rPr>
        <w:t xml:space="preserve"> LCC and </w:t>
      </w:r>
      <w:r w:rsidR="01A26F5D" w:rsidRPr="58323BFC">
        <w:rPr>
          <w:color w:val="222222"/>
          <w:sz w:val="24"/>
          <w:szCs w:val="24"/>
        </w:rPr>
        <w:t>other foreign airlines</w:t>
      </w:r>
      <w:ins w:id="2573" w:author="Ham, Yunee" w:date="2020-03-14T22:47:00Z">
        <w:r w:rsidR="00442B36">
          <w:rPr>
            <w:color w:val="222222"/>
            <w:sz w:val="24"/>
            <w:szCs w:val="24"/>
          </w:rPr>
          <w:t>,</w:t>
        </w:r>
      </w:ins>
      <w:del w:id="2574" w:author="Ham, Yunee" w:date="2020-03-14T22:47:00Z">
        <w:r w:rsidR="01A26F5D" w:rsidRPr="58323BFC">
          <w:rPr>
            <w:color w:val="222222"/>
            <w:sz w:val="24"/>
            <w:szCs w:val="24"/>
          </w:rPr>
          <w:delText>.</w:delText>
        </w:r>
      </w:del>
      <w:r w:rsidR="01A26F5D" w:rsidRPr="58323BFC">
        <w:rPr>
          <w:color w:val="222222"/>
          <w:sz w:val="24"/>
          <w:szCs w:val="24"/>
        </w:rPr>
        <w:t xml:space="preserve"> </w:t>
      </w:r>
      <w:del w:id="2575" w:author="Ham, Yunee" w:date="2020-03-14T22:47:00Z">
        <w:r w:rsidR="29FDEA33" w:rsidRPr="47A0807E">
          <w:rPr>
            <w:color w:val="222222"/>
            <w:sz w:val="24"/>
            <w:szCs w:val="24"/>
          </w:rPr>
          <w:delText xml:space="preserve">The results for choosing airline </w:delText>
        </w:r>
        <w:r w:rsidR="7765E1F2" w:rsidRPr="68E53819">
          <w:rPr>
            <w:color w:val="222222"/>
            <w:sz w:val="24"/>
            <w:szCs w:val="24"/>
          </w:rPr>
          <w:delText xml:space="preserve">depict that </w:delText>
        </w:r>
      </w:del>
      <w:r w:rsidR="7765E1F2" w:rsidRPr="180BAF26">
        <w:rPr>
          <w:color w:val="222222"/>
          <w:sz w:val="24"/>
          <w:szCs w:val="24"/>
        </w:rPr>
        <w:t>airfare</w:t>
      </w:r>
      <w:r w:rsidR="7765E1F2" w:rsidRPr="2F3905A9">
        <w:rPr>
          <w:color w:val="222222"/>
          <w:sz w:val="24"/>
          <w:szCs w:val="24"/>
        </w:rPr>
        <w:t xml:space="preserve"> and destination</w:t>
      </w:r>
      <w:r w:rsidR="7765E1F2" w:rsidRPr="28A32750">
        <w:rPr>
          <w:color w:val="222222"/>
          <w:sz w:val="24"/>
          <w:szCs w:val="24"/>
        </w:rPr>
        <w:t xml:space="preserve"> </w:t>
      </w:r>
      <w:r w:rsidR="0FCDD309" w:rsidRPr="4B27BE0C">
        <w:rPr>
          <w:color w:val="222222"/>
          <w:sz w:val="24"/>
          <w:szCs w:val="24"/>
        </w:rPr>
        <w:t xml:space="preserve">are the most </w:t>
      </w:r>
      <w:r w:rsidR="0FCDD309" w:rsidRPr="6BA084CF">
        <w:rPr>
          <w:color w:val="222222"/>
          <w:sz w:val="24"/>
          <w:szCs w:val="24"/>
        </w:rPr>
        <w:t>significant</w:t>
      </w:r>
      <w:ins w:id="2576" w:author="Ham, Yunee" w:date="2020-03-14T22:47:00Z">
        <w:r w:rsidR="0FCDD309" w:rsidRPr="6BA084CF">
          <w:rPr>
            <w:color w:val="222222"/>
            <w:sz w:val="24"/>
            <w:szCs w:val="24"/>
          </w:rPr>
          <w:t xml:space="preserve"> </w:t>
        </w:r>
        <w:r w:rsidR="00D13003">
          <w:rPr>
            <w:color w:val="222222"/>
            <w:sz w:val="24"/>
            <w:szCs w:val="24"/>
          </w:rPr>
          <w:t>deciding</w:t>
        </w:r>
      </w:ins>
      <w:r w:rsidR="0FCDD309" w:rsidRPr="6BA084CF">
        <w:rPr>
          <w:color w:val="222222"/>
          <w:sz w:val="24"/>
          <w:szCs w:val="24"/>
        </w:rPr>
        <w:t xml:space="preserve"> factors</w:t>
      </w:r>
      <w:r w:rsidR="0FCDD309" w:rsidRPr="4A172263">
        <w:rPr>
          <w:color w:val="222222"/>
          <w:sz w:val="24"/>
          <w:szCs w:val="24"/>
        </w:rPr>
        <w:t xml:space="preserve"> for </w:t>
      </w:r>
      <w:r w:rsidR="22AF0A25" w:rsidRPr="315A4AEC">
        <w:rPr>
          <w:color w:val="222222"/>
          <w:sz w:val="24"/>
          <w:szCs w:val="24"/>
        </w:rPr>
        <w:t>customers</w:t>
      </w:r>
      <w:ins w:id="2577" w:author="Ham, Yunee" w:date="2020-03-14T22:47:00Z">
        <w:r w:rsidR="00D13003">
          <w:rPr>
            <w:color w:val="222222"/>
            <w:sz w:val="24"/>
            <w:szCs w:val="24"/>
          </w:rPr>
          <w:t xml:space="preserve"> from our model evaluations</w:t>
        </w:r>
      </w:ins>
      <w:r w:rsidR="0FCDD309" w:rsidRPr="315A4AEC">
        <w:rPr>
          <w:color w:val="222222"/>
          <w:sz w:val="24"/>
          <w:szCs w:val="24"/>
        </w:rPr>
        <w:t>.</w:t>
      </w:r>
      <w:ins w:id="2578" w:author="Zaheen, Sahira" w:date="2020-03-14T21:41:00Z">
        <w:r w:rsidR="0FCDD309" w:rsidRPr="4A172263">
          <w:rPr>
            <w:color w:val="222222"/>
            <w:sz w:val="24"/>
            <w:szCs w:val="24"/>
          </w:rPr>
          <w:t xml:space="preserve"> </w:t>
        </w:r>
      </w:ins>
      <w:del w:id="2579" w:author="Zaheen, Sahira" w:date="2020-03-14T21:38:00Z">
        <w:r w:rsidR="0FCDD309" w:rsidRPr="4A172263" w:rsidDel="00B7422E">
          <w:rPr>
            <w:color w:val="222222"/>
            <w:sz w:val="24"/>
            <w:szCs w:val="24"/>
          </w:rPr>
          <w:delText xml:space="preserve"> </w:delText>
        </w:r>
      </w:del>
      <w:r w:rsidR="0CC60562" w:rsidRPr="7D6CB504">
        <w:rPr>
          <w:color w:val="222222"/>
          <w:sz w:val="24"/>
          <w:szCs w:val="24"/>
        </w:rPr>
        <w:t xml:space="preserve">Additionally, </w:t>
      </w:r>
      <w:r w:rsidR="12A1742B" w:rsidRPr="315A4AEC">
        <w:rPr>
          <w:color w:val="222222"/>
          <w:sz w:val="24"/>
          <w:szCs w:val="24"/>
        </w:rPr>
        <w:t xml:space="preserve">customer’s </w:t>
      </w:r>
      <w:r w:rsidR="0CC60562" w:rsidRPr="315A4AEC">
        <w:rPr>
          <w:color w:val="222222"/>
          <w:sz w:val="24"/>
          <w:szCs w:val="24"/>
        </w:rPr>
        <w:t>age</w:t>
      </w:r>
      <w:del w:id="2580" w:author="Ham, Yunee" w:date="2020-03-14T22:47:00Z">
        <w:r w:rsidR="4DFDF29D" w:rsidRPr="315A4AEC">
          <w:rPr>
            <w:color w:val="222222"/>
            <w:sz w:val="24"/>
            <w:szCs w:val="24"/>
          </w:rPr>
          <w:delText xml:space="preserve"> and also</w:delText>
        </w:r>
      </w:del>
      <w:ins w:id="2581" w:author="Nguyen, Anh" w:date="2020-03-14T18:08:00Z">
        <w:del w:id="2582" w:author="Ham, Yunee" w:date="2020-03-14T22:47:00Z">
          <w:r w:rsidR="00FD49BF" w:rsidRPr="315A4AEC">
            <w:rPr>
              <w:color w:val="222222"/>
              <w:sz w:val="24"/>
              <w:szCs w:val="24"/>
            </w:rPr>
            <w:delText>and</w:delText>
          </w:r>
        </w:del>
      </w:ins>
      <w:ins w:id="2583" w:author="Ham, Yunee" w:date="2020-03-14T22:48:00Z">
        <w:r w:rsidR="4DFDF29D" w:rsidRPr="315A4AEC">
          <w:rPr>
            <w:color w:val="222222"/>
            <w:sz w:val="24"/>
            <w:szCs w:val="24"/>
          </w:rPr>
          <w:t xml:space="preserve"> </w:t>
        </w:r>
        <w:r w:rsidR="000C19CF">
          <w:rPr>
            <w:color w:val="222222"/>
            <w:sz w:val="24"/>
            <w:szCs w:val="24"/>
          </w:rPr>
          <w:t xml:space="preserve">and </w:t>
        </w:r>
      </w:ins>
      <w:del w:id="2584" w:author="Ham, Yunee" w:date="2020-03-14T22:48:00Z">
        <w:r w:rsidR="4DFDF29D" w:rsidRPr="315A4AEC">
          <w:rPr>
            <w:color w:val="222222"/>
            <w:sz w:val="24"/>
            <w:szCs w:val="24"/>
          </w:rPr>
          <w:delText xml:space="preserve"> </w:delText>
        </w:r>
        <w:r w:rsidR="404F5604" w:rsidRPr="7DE15EAA">
          <w:rPr>
            <w:color w:val="222222"/>
            <w:sz w:val="24"/>
            <w:szCs w:val="24"/>
          </w:rPr>
          <w:delText>which</w:delText>
        </w:r>
        <w:r w:rsidR="4DFDF29D" w:rsidRPr="55BE3005">
          <w:rPr>
            <w:color w:val="222222"/>
            <w:sz w:val="24"/>
            <w:szCs w:val="24"/>
          </w:rPr>
          <w:delText xml:space="preserve"> airport </w:delText>
        </w:r>
        <w:r w:rsidR="0C72FAAE" w:rsidRPr="2622B93F">
          <w:rPr>
            <w:color w:val="222222"/>
            <w:sz w:val="24"/>
            <w:szCs w:val="24"/>
          </w:rPr>
          <w:delText xml:space="preserve">is </w:delText>
        </w:r>
        <w:r w:rsidR="0C72FAAE" w:rsidRPr="7FCAD653">
          <w:rPr>
            <w:color w:val="222222"/>
            <w:sz w:val="24"/>
            <w:szCs w:val="24"/>
          </w:rPr>
          <w:delText>operating which</w:delText>
        </w:r>
      </w:del>
      <w:ins w:id="2585" w:author="Ham, Yunee" w:date="2020-03-14T22:48:00Z">
        <w:r w:rsidR="00420560">
          <w:rPr>
            <w:color w:val="222222"/>
            <w:sz w:val="24"/>
            <w:szCs w:val="24"/>
          </w:rPr>
          <w:t>airpor</w:t>
        </w:r>
        <w:r w:rsidR="00420560">
          <w:rPr>
            <w:color w:val="222222"/>
            <w:sz w:val="24"/>
            <w:szCs w:val="24"/>
          </w:rPr>
          <w:t>t</w:t>
        </w:r>
      </w:ins>
      <w:ins w:id="2586" w:author="Ham, Yunee" w:date="2020-03-14T22:49:00Z">
        <w:r w:rsidR="00CA1A76">
          <w:rPr>
            <w:color w:val="222222"/>
            <w:sz w:val="24"/>
            <w:szCs w:val="24"/>
          </w:rPr>
          <w:t xml:space="preserve"> c</w:t>
        </w:r>
      </w:ins>
      <w:del w:id="2587" w:author="Ham, Yunee" w:date="2020-03-14T22:48:00Z">
        <w:r w:rsidR="0C72FAAE" w:rsidRPr="7FCAD653" w:rsidDel="000C19CF">
          <w:rPr>
            <w:color w:val="222222"/>
            <w:sz w:val="24"/>
            <w:szCs w:val="24"/>
          </w:rPr>
          <w:delText xml:space="preserve"> </w:delText>
        </w:r>
      </w:del>
      <w:del w:id="2588" w:author="Ham, Yunee" w:date="2020-03-14T22:49:00Z">
        <w:r w:rsidR="0C72FAAE" w:rsidRPr="7FCAD653" w:rsidDel="00CA1A76">
          <w:rPr>
            <w:color w:val="222222"/>
            <w:sz w:val="24"/>
            <w:szCs w:val="24"/>
          </w:rPr>
          <w:delText>airline</w:delText>
        </w:r>
      </w:del>
      <w:ins w:id="2589" w:author="Ham, Yunee" w:date="2020-03-14T22:48:00Z">
        <w:r w:rsidR="000C19CF">
          <w:rPr>
            <w:color w:val="222222"/>
            <w:sz w:val="24"/>
            <w:szCs w:val="24"/>
          </w:rPr>
          <w:t>hoices</w:t>
        </w:r>
      </w:ins>
      <w:r w:rsidR="0C72FAAE" w:rsidRPr="56F83104">
        <w:rPr>
          <w:color w:val="222222"/>
          <w:sz w:val="24"/>
          <w:szCs w:val="24"/>
        </w:rPr>
        <w:t xml:space="preserve"> </w:t>
      </w:r>
      <w:del w:id="2590" w:author="Ham, Yunee" w:date="2020-03-14T22:48:00Z">
        <w:r w:rsidR="0C72FAAE" w:rsidRPr="1D1BC5BB">
          <w:rPr>
            <w:color w:val="222222"/>
            <w:sz w:val="24"/>
            <w:szCs w:val="24"/>
          </w:rPr>
          <w:delText>become</w:delText>
        </w:r>
        <w:r w:rsidR="0C72FAAE" w:rsidRPr="56F83104">
          <w:rPr>
            <w:color w:val="222222"/>
            <w:sz w:val="24"/>
            <w:szCs w:val="24"/>
          </w:rPr>
          <w:delText xml:space="preserve"> the </w:delText>
        </w:r>
        <w:r w:rsidR="0C72FAAE" w:rsidRPr="56F83104">
          <w:rPr>
            <w:color w:val="222222"/>
            <w:sz w:val="24"/>
            <w:szCs w:val="24"/>
          </w:rPr>
          <w:delText>greatest</w:delText>
        </w:r>
        <w:r w:rsidR="0C72FAAE" w:rsidRPr="56F83104">
          <w:rPr>
            <w:color w:val="222222"/>
            <w:sz w:val="24"/>
            <w:szCs w:val="24"/>
          </w:rPr>
          <w:delText xml:space="preserve"> </w:delText>
        </w:r>
      </w:del>
      <w:ins w:id="2591" w:author="Nguyen, Anh" w:date="2020-03-14T21:27:00Z">
        <w:del w:id="2592" w:author="Ham, Yunee" w:date="2020-03-14T22:48:00Z">
          <w:r w:rsidR="00B43EEF">
            <w:rPr>
              <w:color w:val="222222"/>
              <w:sz w:val="24"/>
              <w:szCs w:val="24"/>
            </w:rPr>
            <w:delText>more</w:delText>
          </w:r>
        </w:del>
      </w:ins>
      <w:ins w:id="2593" w:author="Ham, Yunee" w:date="2020-03-14T22:48:00Z">
        <w:r w:rsidR="00CA1A76">
          <w:rPr>
            <w:color w:val="222222"/>
            <w:sz w:val="24"/>
            <w:szCs w:val="24"/>
          </w:rPr>
          <w:t>were also</w:t>
        </w:r>
      </w:ins>
      <w:ins w:id="2594" w:author="Nguyen, Anh" w:date="2020-03-14T21:27:00Z">
        <w:r w:rsidR="00B43EEF">
          <w:rPr>
            <w:color w:val="222222"/>
            <w:sz w:val="24"/>
            <w:szCs w:val="24"/>
          </w:rPr>
          <w:t xml:space="preserve"> significant</w:t>
        </w:r>
        <w:r w:rsidR="00B43EEF" w:rsidRPr="56F83104">
          <w:rPr>
            <w:color w:val="222222"/>
            <w:sz w:val="24"/>
            <w:szCs w:val="24"/>
          </w:rPr>
          <w:t xml:space="preserve"> </w:t>
        </w:r>
      </w:ins>
      <w:r w:rsidR="0C72FAAE" w:rsidRPr="56F83104">
        <w:rPr>
          <w:color w:val="222222"/>
          <w:sz w:val="24"/>
          <w:szCs w:val="24"/>
        </w:rPr>
        <w:t>fac</w:t>
      </w:r>
      <w:r w:rsidR="49B7A97C" w:rsidRPr="56F83104">
        <w:rPr>
          <w:color w:val="222222"/>
          <w:sz w:val="24"/>
          <w:szCs w:val="24"/>
        </w:rPr>
        <w:t>tor</w:t>
      </w:r>
      <w:ins w:id="2595" w:author="Nguyen, Anh" w:date="2020-03-14T21:27:00Z">
        <w:r w:rsidR="00B43EEF">
          <w:rPr>
            <w:color w:val="222222"/>
            <w:sz w:val="24"/>
            <w:szCs w:val="24"/>
          </w:rPr>
          <w:t>s</w:t>
        </w:r>
      </w:ins>
      <w:r w:rsidR="49B7A97C" w:rsidRPr="3E17AA57">
        <w:rPr>
          <w:color w:val="222222"/>
          <w:sz w:val="24"/>
          <w:szCs w:val="24"/>
        </w:rPr>
        <w:t xml:space="preserve"> </w:t>
      </w:r>
      <w:del w:id="2596" w:author="Nguyen, Anh" w:date="2020-03-14T21:27:00Z">
        <w:r w:rsidR="49B7A97C" w:rsidRPr="33FB8534" w:rsidDel="00B43EEF">
          <w:rPr>
            <w:color w:val="222222"/>
            <w:sz w:val="24"/>
            <w:szCs w:val="24"/>
          </w:rPr>
          <w:delText xml:space="preserve">here </w:delText>
        </w:r>
      </w:del>
      <w:ins w:id="2597" w:author="Nguyen, Anh" w:date="2020-03-14T21:27:00Z">
        <w:r w:rsidR="00B43EEF">
          <w:rPr>
            <w:color w:val="222222"/>
            <w:sz w:val="24"/>
            <w:szCs w:val="24"/>
          </w:rPr>
          <w:t>on airline choice</w:t>
        </w:r>
        <w:r w:rsidR="00B43EEF" w:rsidRPr="33FB8534">
          <w:rPr>
            <w:color w:val="222222"/>
            <w:sz w:val="24"/>
            <w:szCs w:val="24"/>
          </w:rPr>
          <w:t xml:space="preserve"> </w:t>
        </w:r>
      </w:ins>
      <w:r w:rsidR="49B7A97C" w:rsidRPr="3E17AA57">
        <w:rPr>
          <w:color w:val="222222"/>
          <w:sz w:val="24"/>
          <w:szCs w:val="24"/>
        </w:rPr>
        <w:t xml:space="preserve">as well. </w:t>
      </w:r>
    </w:p>
    <w:p w14:paraId="74E41F8C" w14:textId="5EC28D25" w:rsidR="000966E2" w:rsidRPr="000966E2" w:rsidRDefault="000966E2" w:rsidP="000966E2">
      <w:pPr>
        <w:jc w:val="both"/>
        <w:rPr>
          <w:ins w:id="2598" w:author="Nguyen, Anh" w:date="2020-03-14T21:26:00Z"/>
          <w:sz w:val="24"/>
          <w:szCs w:val="24"/>
        </w:rPr>
      </w:pPr>
    </w:p>
    <w:p w14:paraId="5BE304B9" w14:textId="3F43386F" w:rsidR="00726161" w:rsidRDefault="00AA45F2" w:rsidP="00843619">
      <w:pPr>
        <w:ind w:firstLine="720"/>
        <w:jc w:val="both"/>
        <w:rPr>
          <w:ins w:id="2599" w:author="Zaheen, Sahira" w:date="2020-03-14T22:32:00Z"/>
          <w:sz w:val="24"/>
          <w:szCs w:val="24"/>
        </w:rPr>
      </w:pPr>
      <w:ins w:id="2600" w:author="Nguyen, Anh" w:date="2020-03-14T21:52:00Z">
        <w:r>
          <w:rPr>
            <w:sz w:val="24"/>
            <w:szCs w:val="24"/>
          </w:rPr>
          <w:t>Considering the signific</w:t>
        </w:r>
      </w:ins>
      <w:ins w:id="2601" w:author="Ham, Yunee" w:date="2020-03-14T22:44:00Z">
        <w:r w:rsidR="004F7894">
          <w:rPr>
            <w:sz w:val="24"/>
            <w:szCs w:val="24"/>
          </w:rPr>
          <w:t>ance</w:t>
        </w:r>
      </w:ins>
      <w:ins w:id="2602" w:author="Nguyen, Anh" w:date="2020-03-14T21:52:00Z">
        <w:del w:id="2603" w:author="Ham, Yunee" w:date="2020-03-14T22:44:00Z">
          <w:r w:rsidDel="004F7894">
            <w:rPr>
              <w:sz w:val="24"/>
              <w:szCs w:val="24"/>
            </w:rPr>
            <w:delText>ant</w:delText>
          </w:r>
        </w:del>
        <w:r>
          <w:rPr>
            <w:sz w:val="24"/>
            <w:szCs w:val="24"/>
          </w:rPr>
          <w:t xml:space="preserve"> of </w:t>
        </w:r>
      </w:ins>
      <w:ins w:id="2604" w:author="Nguyen, Anh" w:date="2020-03-14T22:11:00Z">
        <w:r w:rsidR="00887D2D">
          <w:rPr>
            <w:sz w:val="24"/>
            <w:szCs w:val="24"/>
          </w:rPr>
          <w:t>d</w:t>
        </w:r>
      </w:ins>
      <w:ins w:id="2605" w:author="Nguyen, Anh" w:date="2020-03-14T21:52:00Z">
        <w:r>
          <w:rPr>
            <w:sz w:val="24"/>
            <w:szCs w:val="24"/>
          </w:rPr>
          <w:t>estination</w:t>
        </w:r>
      </w:ins>
      <w:ins w:id="2606" w:author="Nguyen, Anh" w:date="2020-03-14T22:12:00Z">
        <w:r w:rsidR="00631D19">
          <w:rPr>
            <w:sz w:val="24"/>
            <w:szCs w:val="24"/>
          </w:rPr>
          <w:t xml:space="preserve"> </w:t>
        </w:r>
      </w:ins>
      <w:ins w:id="2607" w:author="Ham, Yunee" w:date="2020-03-14T22:45:00Z">
        <w:r w:rsidR="00CD35D9">
          <w:rPr>
            <w:sz w:val="24"/>
            <w:szCs w:val="24"/>
          </w:rPr>
          <w:t xml:space="preserve">to </w:t>
        </w:r>
      </w:ins>
      <w:ins w:id="2608" w:author="Nguyen, Anh" w:date="2020-03-14T22:12:00Z">
        <w:del w:id="2609" w:author="Ham, Yunee" w:date="2020-03-14T22:45:00Z">
          <w:r w:rsidR="00631D19">
            <w:rPr>
              <w:sz w:val="24"/>
              <w:szCs w:val="24"/>
            </w:rPr>
            <w:delText xml:space="preserve">is </w:delText>
          </w:r>
        </w:del>
        <w:r w:rsidR="00631D19">
          <w:rPr>
            <w:sz w:val="24"/>
            <w:szCs w:val="24"/>
          </w:rPr>
          <w:t>China or Japan</w:t>
        </w:r>
      </w:ins>
      <w:ins w:id="2610" w:author="Nguyen, Anh" w:date="2020-03-14T21:52:00Z">
        <w:r>
          <w:rPr>
            <w:sz w:val="24"/>
            <w:szCs w:val="24"/>
          </w:rPr>
          <w:t xml:space="preserve">, </w:t>
        </w:r>
      </w:ins>
      <w:ins w:id="2611" w:author="Nguyen, Anh" w:date="2020-03-14T22:10:00Z">
        <w:r w:rsidR="00887D2D">
          <w:rPr>
            <w:sz w:val="24"/>
            <w:szCs w:val="24"/>
          </w:rPr>
          <w:t xml:space="preserve">number of transportations to </w:t>
        </w:r>
        <w:del w:id="2612" w:author="Ham, Yunee" w:date="2020-03-14T22:49:00Z">
          <w:r w:rsidR="00887D2D">
            <w:rPr>
              <w:sz w:val="24"/>
              <w:szCs w:val="24"/>
            </w:rPr>
            <w:delText xml:space="preserve">get to the </w:delText>
          </w:r>
        </w:del>
        <w:r w:rsidR="00887D2D">
          <w:rPr>
            <w:sz w:val="24"/>
            <w:szCs w:val="24"/>
          </w:rPr>
          <w:t xml:space="preserve">airport, </w:t>
        </w:r>
      </w:ins>
      <w:ins w:id="2613" w:author="Nguyen, Anh" w:date="2020-03-14T22:11:00Z">
        <w:r w:rsidR="00887D2D">
          <w:rPr>
            <w:sz w:val="24"/>
            <w:szCs w:val="24"/>
          </w:rPr>
          <w:t xml:space="preserve">and </w:t>
        </w:r>
        <w:del w:id="2614" w:author="Ham, Yunee" w:date="2020-03-14T22:44:00Z">
          <w:r w:rsidR="00887D2D">
            <w:rPr>
              <w:sz w:val="24"/>
              <w:szCs w:val="24"/>
            </w:rPr>
            <w:delText xml:space="preserve">departure time </w:delText>
          </w:r>
        </w:del>
      </w:ins>
      <w:ins w:id="2615" w:author="Nguyen, Anh" w:date="2020-03-14T22:12:00Z">
        <w:del w:id="2616" w:author="Ham, Yunee" w:date="2020-03-14T22:44:00Z">
          <w:r w:rsidR="00631D19">
            <w:rPr>
              <w:sz w:val="24"/>
              <w:szCs w:val="24"/>
            </w:rPr>
            <w:delText>at night or not</w:delText>
          </w:r>
        </w:del>
      </w:ins>
      <w:ins w:id="2617" w:author="Ham, Yunee" w:date="2020-03-14T22:44:00Z">
        <w:r w:rsidR="004F7894">
          <w:rPr>
            <w:sz w:val="24"/>
            <w:szCs w:val="24"/>
          </w:rPr>
          <w:t>different departure times</w:t>
        </w:r>
      </w:ins>
      <w:ins w:id="2618" w:author="Nguyen, Anh" w:date="2020-03-14T22:12:00Z">
        <w:r w:rsidR="00631D19">
          <w:rPr>
            <w:sz w:val="24"/>
            <w:szCs w:val="24"/>
          </w:rPr>
          <w:t xml:space="preserve"> </w:t>
        </w:r>
      </w:ins>
      <w:ins w:id="2619" w:author="Nguyen, Anh" w:date="2020-03-14T22:11:00Z">
        <w:r w:rsidR="00887D2D">
          <w:rPr>
            <w:sz w:val="24"/>
            <w:szCs w:val="24"/>
          </w:rPr>
          <w:t xml:space="preserve">play vital roles in customer’s airport choice. </w:t>
        </w:r>
      </w:ins>
      <w:ins w:id="2620" w:author="Ham, Yunee" w:date="2020-03-14T22:50:00Z">
        <w:r w:rsidR="00A43188">
          <w:rPr>
            <w:sz w:val="24"/>
            <w:szCs w:val="24"/>
          </w:rPr>
          <w:t xml:space="preserve">Therefore, we </w:t>
        </w:r>
      </w:ins>
      <w:ins w:id="2621" w:author="Nguyen, Anh" w:date="2020-03-14T22:11:00Z">
        <w:del w:id="2622" w:author="Ham, Yunee" w:date="2020-03-14T22:50:00Z">
          <w:r w:rsidR="00887D2D">
            <w:rPr>
              <w:sz w:val="24"/>
              <w:szCs w:val="24"/>
            </w:rPr>
            <w:delText xml:space="preserve">We </w:delText>
          </w:r>
        </w:del>
        <w:r w:rsidR="00887D2D">
          <w:rPr>
            <w:sz w:val="24"/>
            <w:szCs w:val="24"/>
          </w:rPr>
          <w:t xml:space="preserve">suggest that </w:t>
        </w:r>
      </w:ins>
      <w:ins w:id="2623" w:author="Ham, Yunee" w:date="2020-03-14T22:50:00Z">
        <w:r w:rsidR="00A00CD4">
          <w:rPr>
            <w:sz w:val="24"/>
            <w:szCs w:val="24"/>
          </w:rPr>
          <w:t xml:space="preserve">the </w:t>
        </w:r>
      </w:ins>
      <w:ins w:id="2624" w:author="Nguyen, Anh" w:date="2020-03-14T22:12:00Z">
        <w:r w:rsidR="00110703">
          <w:rPr>
            <w:sz w:val="24"/>
            <w:szCs w:val="24"/>
          </w:rPr>
          <w:t xml:space="preserve">airports in </w:t>
        </w:r>
      </w:ins>
      <w:ins w:id="2625" w:author="Ham, Yunee" w:date="2020-03-14T22:50:00Z">
        <w:r w:rsidR="00A00CD4">
          <w:rPr>
            <w:sz w:val="24"/>
            <w:szCs w:val="24"/>
          </w:rPr>
          <w:t xml:space="preserve">the </w:t>
        </w:r>
      </w:ins>
      <w:ins w:id="2626" w:author="Nguyen, Anh" w:date="2020-03-14T22:12:00Z">
        <w:r w:rsidR="00110703">
          <w:rPr>
            <w:sz w:val="24"/>
            <w:szCs w:val="24"/>
          </w:rPr>
          <w:t xml:space="preserve">Seoul </w:t>
        </w:r>
      </w:ins>
      <w:ins w:id="2627" w:author="Ham, Yunee" w:date="2020-03-14T22:50:00Z">
        <w:r w:rsidR="00A00CD4">
          <w:rPr>
            <w:sz w:val="24"/>
            <w:szCs w:val="24"/>
          </w:rPr>
          <w:t xml:space="preserve">Metropolitan </w:t>
        </w:r>
      </w:ins>
      <w:ins w:id="2628" w:author="Nguyen, Anh" w:date="2020-03-14T22:12:00Z">
        <w:r w:rsidR="00110703">
          <w:rPr>
            <w:sz w:val="24"/>
            <w:szCs w:val="24"/>
          </w:rPr>
          <w:t>ar</w:t>
        </w:r>
      </w:ins>
      <w:ins w:id="2629" w:author="Nguyen, Anh" w:date="2020-03-14T22:13:00Z">
        <w:r w:rsidR="00D1358A">
          <w:rPr>
            <w:sz w:val="24"/>
            <w:szCs w:val="24"/>
          </w:rPr>
          <w:t xml:space="preserve">ea </w:t>
        </w:r>
      </w:ins>
      <w:ins w:id="2630" w:author="Nguyen, Anh" w:date="2020-03-14T22:12:00Z">
        <w:del w:id="2631" w:author="Ham, Yunee" w:date="2020-03-14T22:50:00Z">
          <w:r w:rsidR="00D1358A">
            <w:rPr>
              <w:sz w:val="24"/>
              <w:szCs w:val="24"/>
            </w:rPr>
            <w:delText xml:space="preserve">can </w:delText>
          </w:r>
        </w:del>
      </w:ins>
      <w:ins w:id="2632" w:author="Nguyen, Anh" w:date="2020-03-14T22:13:00Z">
        <w:del w:id="2633" w:author="Ham, Yunee" w:date="2020-03-14T22:50:00Z">
          <w:r w:rsidR="009D00A8">
            <w:rPr>
              <w:sz w:val="24"/>
              <w:szCs w:val="24"/>
            </w:rPr>
            <w:delText xml:space="preserve">do </w:delText>
          </w:r>
        </w:del>
      </w:ins>
      <w:ins w:id="2634" w:author="Nguyen, Anh" w:date="2020-03-14T22:14:00Z">
        <w:del w:id="2635" w:author="Ham, Yunee" w:date="2020-03-14T22:50:00Z">
          <w:r w:rsidR="001D6230">
            <w:rPr>
              <w:sz w:val="24"/>
              <w:szCs w:val="24"/>
            </w:rPr>
            <w:delText>several</w:delText>
          </w:r>
        </w:del>
      </w:ins>
      <w:ins w:id="2636" w:author="Nguyen, Anh" w:date="2020-03-14T22:13:00Z">
        <w:del w:id="2637" w:author="Ham, Yunee" w:date="2020-03-14T22:50:00Z">
          <w:r w:rsidR="009D00A8">
            <w:rPr>
              <w:sz w:val="24"/>
              <w:szCs w:val="24"/>
            </w:rPr>
            <w:delText xml:space="preserve"> things </w:delText>
          </w:r>
        </w:del>
        <w:r w:rsidR="009D00A8">
          <w:rPr>
            <w:sz w:val="24"/>
            <w:szCs w:val="24"/>
          </w:rPr>
          <w:t>to</w:t>
        </w:r>
      </w:ins>
      <w:ins w:id="2638" w:author="Ham, Yunee" w:date="2020-03-14T22:50:00Z">
        <w:r w:rsidR="009D00A8">
          <w:rPr>
            <w:sz w:val="24"/>
            <w:szCs w:val="24"/>
          </w:rPr>
          <w:t xml:space="preserve"> </w:t>
        </w:r>
      </w:ins>
      <w:ins w:id="2639" w:author="Ham, Yunee" w:date="2020-03-14T23:30:00Z">
        <w:r w:rsidR="00EA4011">
          <w:rPr>
            <w:sz w:val="24"/>
            <w:szCs w:val="24"/>
          </w:rPr>
          <w:t>consider following</w:t>
        </w:r>
      </w:ins>
      <w:ins w:id="2640" w:author="Ham, Yunee" w:date="2020-03-14T22:51:00Z">
        <w:r w:rsidR="00451397">
          <w:rPr>
            <w:sz w:val="24"/>
            <w:szCs w:val="24"/>
          </w:rPr>
          <w:t xml:space="preserve"> recommendations to</w:t>
        </w:r>
      </w:ins>
      <w:ins w:id="2641" w:author="Nguyen, Anh" w:date="2020-03-14T22:13:00Z">
        <w:r w:rsidR="009D00A8">
          <w:rPr>
            <w:sz w:val="24"/>
            <w:szCs w:val="24"/>
          </w:rPr>
          <w:t xml:space="preserve"> increase their </w:t>
        </w:r>
        <w:r w:rsidR="001D6230">
          <w:rPr>
            <w:sz w:val="24"/>
            <w:szCs w:val="24"/>
          </w:rPr>
          <w:t xml:space="preserve">airport traffic. </w:t>
        </w:r>
      </w:ins>
      <w:ins w:id="2642" w:author="Nguyen, Anh" w:date="2020-03-14T22:14:00Z">
        <w:r w:rsidR="001D6230">
          <w:rPr>
            <w:sz w:val="24"/>
            <w:szCs w:val="24"/>
          </w:rPr>
          <w:t>For</w:t>
        </w:r>
      </w:ins>
      <w:ins w:id="2643" w:author="Ham, Yunee" w:date="2020-03-14T22:51:00Z">
        <w:r w:rsidR="00451397">
          <w:rPr>
            <w:sz w:val="24"/>
            <w:szCs w:val="24"/>
          </w:rPr>
          <w:t xml:space="preserve"> the Incheon Airport</w:t>
        </w:r>
      </w:ins>
      <w:ins w:id="2644" w:author="Ham, Yunee" w:date="2020-03-14T23:32:00Z">
        <w:r w:rsidR="00A62C7D">
          <w:rPr>
            <w:sz w:val="24"/>
            <w:szCs w:val="24"/>
          </w:rPr>
          <w:t xml:space="preserve"> (INC)</w:t>
        </w:r>
      </w:ins>
      <w:ins w:id="2645" w:author="Nguyen, Anh" w:date="2020-03-14T22:14:00Z">
        <w:del w:id="2646" w:author="Ham, Yunee" w:date="2020-03-14T22:51:00Z">
          <w:r w:rsidR="001D6230">
            <w:rPr>
              <w:sz w:val="24"/>
              <w:szCs w:val="24"/>
            </w:rPr>
            <w:delText xml:space="preserve"> ICN</w:delText>
          </w:r>
        </w:del>
        <w:r w:rsidR="001D6230">
          <w:rPr>
            <w:sz w:val="24"/>
            <w:szCs w:val="24"/>
          </w:rPr>
          <w:t xml:space="preserve">, </w:t>
        </w:r>
        <w:del w:id="2647" w:author="Ham, Yunee" w:date="2020-03-14T23:31:00Z">
          <w:r w:rsidR="001D6230">
            <w:rPr>
              <w:sz w:val="24"/>
              <w:szCs w:val="24"/>
            </w:rPr>
            <w:delText>we think they can try</w:delText>
          </w:r>
        </w:del>
      </w:ins>
      <w:ins w:id="2648" w:author="Ham, Yunee" w:date="2020-03-14T23:31:00Z">
        <w:r w:rsidR="00F00292">
          <w:rPr>
            <w:sz w:val="24"/>
            <w:szCs w:val="24"/>
          </w:rPr>
          <w:t>we recommend to improve</w:t>
        </w:r>
      </w:ins>
      <w:ins w:id="2649" w:author="Nguyen, Anh" w:date="2020-03-14T22:14:00Z">
        <w:r w:rsidR="001D6230">
          <w:rPr>
            <w:sz w:val="24"/>
            <w:szCs w:val="24"/>
          </w:rPr>
          <w:t xml:space="preserve"> </w:t>
        </w:r>
        <w:del w:id="2650" w:author="Ham, Yunee" w:date="2020-03-14T23:31:00Z">
          <w:r w:rsidR="001D6230">
            <w:rPr>
              <w:sz w:val="24"/>
              <w:szCs w:val="24"/>
            </w:rPr>
            <w:delText>to get better and easy way for customer to get</w:delText>
          </w:r>
        </w:del>
      </w:ins>
      <w:ins w:id="2651" w:author="Ham, Yunee" w:date="2020-03-14T23:31:00Z">
        <w:r w:rsidR="00F00292">
          <w:rPr>
            <w:sz w:val="24"/>
            <w:szCs w:val="24"/>
          </w:rPr>
          <w:t>mode of transportation</w:t>
        </w:r>
        <w:r w:rsidR="001D6230">
          <w:rPr>
            <w:sz w:val="24"/>
            <w:szCs w:val="24"/>
          </w:rPr>
          <w:t xml:space="preserve"> to the airport</w:t>
        </w:r>
      </w:ins>
      <w:ins w:id="2652" w:author="Nguyen, Anh" w:date="2020-03-14T22:14:00Z">
        <w:r w:rsidR="001D6230">
          <w:rPr>
            <w:sz w:val="24"/>
            <w:szCs w:val="24"/>
          </w:rPr>
          <w:t xml:space="preserve"> </w:t>
        </w:r>
        <w:del w:id="2653" w:author="Ham, Yunee" w:date="2020-03-14T23:31:00Z">
          <w:r w:rsidR="001D6230" w:rsidDel="00F00292">
            <w:rPr>
              <w:sz w:val="24"/>
              <w:szCs w:val="24"/>
            </w:rPr>
            <w:delText xml:space="preserve">to the airport </w:delText>
          </w:r>
        </w:del>
        <w:r w:rsidR="001D6230">
          <w:rPr>
            <w:sz w:val="24"/>
            <w:szCs w:val="24"/>
          </w:rPr>
          <w:t>such as more frequent airport shuttles from the city</w:t>
        </w:r>
      </w:ins>
      <w:ins w:id="2654" w:author="Ham, Yunee" w:date="2020-03-14T23:32:00Z">
        <w:r w:rsidR="00F00292">
          <w:rPr>
            <w:sz w:val="24"/>
            <w:szCs w:val="24"/>
          </w:rPr>
          <w:t xml:space="preserve">. Also, INC can </w:t>
        </w:r>
      </w:ins>
      <w:ins w:id="2655" w:author="Nguyen, Anh" w:date="2020-03-14T22:15:00Z">
        <w:del w:id="2656" w:author="Ham, Yunee" w:date="2020-03-14T23:32:00Z">
          <w:r w:rsidR="00BB67AE">
            <w:rPr>
              <w:sz w:val="24"/>
              <w:szCs w:val="24"/>
            </w:rPr>
            <w:delText xml:space="preserve">, they can also </w:delText>
          </w:r>
        </w:del>
        <w:r w:rsidR="00471182">
          <w:rPr>
            <w:sz w:val="24"/>
            <w:szCs w:val="24"/>
          </w:rPr>
          <w:t xml:space="preserve">work with the airlines to offer more flights to Japan and China area with lower rate. </w:t>
        </w:r>
        <w:r w:rsidR="00812CBA">
          <w:rPr>
            <w:sz w:val="24"/>
            <w:szCs w:val="24"/>
          </w:rPr>
          <w:t xml:space="preserve">As for </w:t>
        </w:r>
        <w:del w:id="2657" w:author="Ham, Yunee" w:date="2020-03-14T23:32:00Z">
          <w:r w:rsidR="00812CBA" w:rsidDel="00A62C7D">
            <w:rPr>
              <w:sz w:val="24"/>
              <w:szCs w:val="24"/>
            </w:rPr>
            <w:delText>GMP</w:delText>
          </w:r>
        </w:del>
      </w:ins>
      <w:ins w:id="2658" w:author="Ham, Yunee" w:date="2020-03-14T23:32:00Z">
        <w:r w:rsidR="00A62C7D">
          <w:rPr>
            <w:sz w:val="24"/>
            <w:szCs w:val="24"/>
          </w:rPr>
          <w:t xml:space="preserve">the </w:t>
        </w:r>
        <w:proofErr w:type="spellStart"/>
        <w:r w:rsidR="00A62C7D">
          <w:rPr>
            <w:sz w:val="24"/>
            <w:szCs w:val="24"/>
          </w:rPr>
          <w:t>Gimpo</w:t>
        </w:r>
        <w:proofErr w:type="spellEnd"/>
        <w:r w:rsidR="00A62C7D">
          <w:rPr>
            <w:sz w:val="24"/>
            <w:szCs w:val="24"/>
          </w:rPr>
          <w:t xml:space="preserve"> Airport</w:t>
        </w:r>
      </w:ins>
      <w:ins w:id="2659" w:author="Nguyen, Anh" w:date="2020-03-14T23:38:00Z">
        <w:r w:rsidR="005D5899">
          <w:rPr>
            <w:sz w:val="24"/>
            <w:szCs w:val="24"/>
          </w:rPr>
          <w:t xml:space="preserve"> </w:t>
        </w:r>
      </w:ins>
      <w:ins w:id="2660" w:author="Ham, Yunee" w:date="2020-03-14T23:32:00Z">
        <w:r w:rsidR="00A62C7D">
          <w:rPr>
            <w:sz w:val="24"/>
            <w:szCs w:val="24"/>
          </w:rPr>
          <w:t>(</w:t>
        </w:r>
        <w:r w:rsidR="00812CBA">
          <w:rPr>
            <w:sz w:val="24"/>
            <w:szCs w:val="24"/>
          </w:rPr>
          <w:t>GMP</w:t>
        </w:r>
        <w:r w:rsidR="00A62C7D">
          <w:rPr>
            <w:sz w:val="24"/>
            <w:szCs w:val="24"/>
          </w:rPr>
          <w:t>)</w:t>
        </w:r>
      </w:ins>
      <w:ins w:id="2661" w:author="Nguyen, Anh" w:date="2020-03-14T22:15:00Z">
        <w:r w:rsidR="00812CBA">
          <w:rPr>
            <w:sz w:val="24"/>
            <w:szCs w:val="24"/>
          </w:rPr>
          <w:t>, we suggest</w:t>
        </w:r>
      </w:ins>
      <w:ins w:id="2662" w:author="Ham, Yunee" w:date="2020-03-14T23:33:00Z">
        <w:r w:rsidR="00812CBA">
          <w:rPr>
            <w:sz w:val="24"/>
            <w:szCs w:val="24"/>
          </w:rPr>
          <w:t xml:space="preserve"> </w:t>
        </w:r>
        <w:r w:rsidR="00A62C7D">
          <w:rPr>
            <w:sz w:val="24"/>
            <w:szCs w:val="24"/>
          </w:rPr>
          <w:t>to</w:t>
        </w:r>
      </w:ins>
      <w:ins w:id="2663" w:author="Nguyen, Anh" w:date="2020-03-14T22:15:00Z">
        <w:del w:id="2664" w:author="Ham, Yunee" w:date="2020-03-14T23:33:00Z">
          <w:r w:rsidR="00812CBA" w:rsidDel="00A62C7D">
            <w:rPr>
              <w:sz w:val="24"/>
              <w:szCs w:val="24"/>
            </w:rPr>
            <w:delText xml:space="preserve"> </w:delText>
          </w:r>
          <w:r w:rsidR="00812CBA">
            <w:rPr>
              <w:sz w:val="24"/>
              <w:szCs w:val="24"/>
            </w:rPr>
            <w:delText>they can</w:delText>
          </w:r>
        </w:del>
        <w:r w:rsidR="00812CBA">
          <w:rPr>
            <w:sz w:val="24"/>
            <w:szCs w:val="24"/>
          </w:rPr>
          <w:t xml:space="preserve"> ext</w:t>
        </w:r>
      </w:ins>
      <w:ins w:id="2665" w:author="Nguyen, Anh" w:date="2020-03-14T22:16:00Z">
        <w:r w:rsidR="00812CBA">
          <w:rPr>
            <w:sz w:val="24"/>
            <w:szCs w:val="24"/>
          </w:rPr>
          <w:t xml:space="preserve">end their </w:t>
        </w:r>
        <w:r w:rsidR="005E08D4">
          <w:rPr>
            <w:sz w:val="24"/>
            <w:szCs w:val="24"/>
          </w:rPr>
          <w:t>operating time</w:t>
        </w:r>
        <w:r w:rsidR="00B21926">
          <w:rPr>
            <w:sz w:val="24"/>
            <w:szCs w:val="24"/>
          </w:rPr>
          <w:t xml:space="preserve">, since the airport doesn’t allow </w:t>
        </w:r>
        <w:del w:id="2666" w:author="Ham, Yunee" w:date="2020-03-14T23:33:00Z">
          <w:r w:rsidR="00B21926">
            <w:rPr>
              <w:sz w:val="24"/>
              <w:szCs w:val="24"/>
            </w:rPr>
            <w:delText>people</w:delText>
          </w:r>
        </w:del>
      </w:ins>
      <w:ins w:id="2667" w:author="Ham, Yunee" w:date="2020-03-14T23:33:00Z">
        <w:r w:rsidR="00A62C7D">
          <w:rPr>
            <w:sz w:val="24"/>
            <w:szCs w:val="24"/>
          </w:rPr>
          <w:t>air travelers</w:t>
        </w:r>
      </w:ins>
      <w:ins w:id="2668" w:author="Nguyen, Anh" w:date="2020-03-14T22:16:00Z">
        <w:r w:rsidR="00B21926">
          <w:rPr>
            <w:sz w:val="24"/>
            <w:szCs w:val="24"/>
          </w:rPr>
          <w:t xml:space="preserve"> to stay after 11 pm</w:t>
        </w:r>
      </w:ins>
      <w:ins w:id="2669" w:author="Ham, Yunee" w:date="2020-03-14T23:33:00Z">
        <w:r w:rsidR="00A62C7D">
          <w:rPr>
            <w:sz w:val="24"/>
            <w:szCs w:val="24"/>
          </w:rPr>
          <w:t xml:space="preserve">. </w:t>
        </w:r>
      </w:ins>
      <w:ins w:id="2670" w:author="Nguyen, Anh" w:date="2020-03-14T22:16:00Z">
        <w:del w:id="2671" w:author="Ham, Yunee" w:date="2020-03-14T23:33:00Z">
          <w:r w:rsidR="00B21926" w:rsidDel="00A62C7D">
            <w:rPr>
              <w:sz w:val="24"/>
              <w:szCs w:val="24"/>
            </w:rPr>
            <w:delText>,</w:delText>
          </w:r>
        </w:del>
      </w:ins>
      <w:ins w:id="2672" w:author="Ham, Yunee" w:date="2020-03-14T23:33:00Z">
        <w:r w:rsidR="00A62C7D">
          <w:rPr>
            <w:sz w:val="24"/>
            <w:szCs w:val="24"/>
          </w:rPr>
          <w:t xml:space="preserve">The GMP airport is </w:t>
        </w:r>
      </w:ins>
      <w:ins w:id="2673" w:author="Nguyen, Anh" w:date="2020-03-14T22:16:00Z">
        <w:del w:id="2674" w:author="Ham, Yunee" w:date="2020-03-14T23:33:00Z">
          <w:r w:rsidR="00B21926">
            <w:rPr>
              <w:sz w:val="24"/>
              <w:szCs w:val="24"/>
            </w:rPr>
            <w:delText xml:space="preserve"> it </w:delText>
          </w:r>
        </w:del>
        <w:r w:rsidR="00B21926">
          <w:rPr>
            <w:sz w:val="24"/>
            <w:szCs w:val="24"/>
          </w:rPr>
          <w:t>limi</w:t>
        </w:r>
      </w:ins>
      <w:ins w:id="2675" w:author="Ham, Yunee" w:date="2020-03-14T23:33:00Z">
        <w:r w:rsidR="00A62C7D">
          <w:rPr>
            <w:sz w:val="24"/>
            <w:szCs w:val="24"/>
          </w:rPr>
          <w:t xml:space="preserve">ting </w:t>
        </w:r>
      </w:ins>
      <w:ins w:id="2676" w:author="Nguyen, Anh" w:date="2020-03-14T22:16:00Z">
        <w:del w:id="2677" w:author="Ham, Yunee" w:date="2020-03-14T23:33:00Z">
          <w:r w:rsidR="00B21926" w:rsidDel="00A62C7D">
            <w:rPr>
              <w:sz w:val="24"/>
              <w:szCs w:val="24"/>
            </w:rPr>
            <w:delText>ted</w:delText>
          </w:r>
          <w:r w:rsidR="00B21926">
            <w:rPr>
              <w:sz w:val="24"/>
              <w:szCs w:val="24"/>
            </w:rPr>
            <w:delText xml:space="preserve"> </w:delText>
          </w:r>
        </w:del>
        <w:r w:rsidR="000454C9">
          <w:rPr>
            <w:sz w:val="24"/>
            <w:szCs w:val="24"/>
          </w:rPr>
          <w:t xml:space="preserve">all customers </w:t>
        </w:r>
        <w:del w:id="2678" w:author="Ham, Yunee" w:date="2020-03-14T23:33:00Z">
          <w:r w:rsidR="000454C9">
            <w:rPr>
              <w:sz w:val="24"/>
              <w:szCs w:val="24"/>
            </w:rPr>
            <w:delText xml:space="preserve">that </w:delText>
          </w:r>
          <w:r w:rsidR="006D6B56">
            <w:rPr>
              <w:sz w:val="24"/>
              <w:szCs w:val="24"/>
            </w:rPr>
            <w:delText xml:space="preserve">can only book flight during that time or </w:delText>
          </w:r>
          <w:r w:rsidR="00EE6D05">
            <w:rPr>
              <w:sz w:val="24"/>
              <w:szCs w:val="24"/>
            </w:rPr>
            <w:delText xml:space="preserve">few hours </w:delText>
          </w:r>
          <w:r w:rsidR="00EE6D05" w:rsidDel="00A62C7D">
            <w:rPr>
              <w:sz w:val="24"/>
              <w:szCs w:val="24"/>
            </w:rPr>
            <w:delText>earlie</w:delText>
          </w:r>
        </w:del>
      </w:ins>
      <w:ins w:id="2679" w:author="Ham, Yunee" w:date="2020-03-14T23:33:00Z">
        <w:r w:rsidR="00A62C7D">
          <w:rPr>
            <w:sz w:val="24"/>
            <w:szCs w:val="24"/>
          </w:rPr>
          <w:t>from booking air tickets during the time they are closed</w:t>
        </w:r>
      </w:ins>
      <w:ins w:id="2680" w:author="Nguyen, Anh" w:date="2020-03-14T22:16:00Z">
        <w:del w:id="2681" w:author="Ham, Yunee" w:date="2020-03-14T23:33:00Z">
          <w:r w:rsidR="00EE6D05" w:rsidDel="00A62C7D">
            <w:rPr>
              <w:sz w:val="24"/>
              <w:szCs w:val="24"/>
            </w:rPr>
            <w:delText>r</w:delText>
          </w:r>
        </w:del>
        <w:r w:rsidR="00EE6D05">
          <w:rPr>
            <w:sz w:val="24"/>
            <w:szCs w:val="24"/>
          </w:rPr>
          <w:t xml:space="preserve">. </w:t>
        </w:r>
      </w:ins>
      <w:ins w:id="2682" w:author="Nguyen, Anh" w:date="2020-03-14T22:17:00Z">
        <w:r w:rsidR="00AC494F">
          <w:rPr>
            <w:sz w:val="24"/>
            <w:szCs w:val="24"/>
          </w:rPr>
          <w:t xml:space="preserve">With the strict operating hours, GMP </w:t>
        </w:r>
        <w:del w:id="2683" w:author="Ham, Yunee" w:date="2020-03-14T23:34:00Z">
          <w:r w:rsidR="00AC494F">
            <w:rPr>
              <w:sz w:val="24"/>
              <w:szCs w:val="24"/>
            </w:rPr>
            <w:delText>also</w:delText>
          </w:r>
        </w:del>
      </w:ins>
      <w:ins w:id="2684" w:author="Ham, Yunee" w:date="2020-03-14T23:34:00Z">
        <w:r w:rsidR="00A62C7D">
          <w:rPr>
            <w:sz w:val="24"/>
            <w:szCs w:val="24"/>
          </w:rPr>
          <w:t>has</w:t>
        </w:r>
      </w:ins>
      <w:ins w:id="2685" w:author="Nguyen, Anh" w:date="2020-03-14T22:17:00Z">
        <w:r w:rsidR="00AC494F">
          <w:rPr>
            <w:sz w:val="24"/>
            <w:szCs w:val="24"/>
          </w:rPr>
          <w:t xml:space="preserve"> limited airline</w:t>
        </w:r>
        <w:r w:rsidR="00DD2998">
          <w:rPr>
            <w:sz w:val="24"/>
            <w:szCs w:val="24"/>
          </w:rPr>
          <w:t>s offer</w:t>
        </w:r>
      </w:ins>
      <w:ins w:id="2686" w:author="Ham, Yunee" w:date="2020-03-14T23:34:00Z">
        <w:r w:rsidR="00A62C7D">
          <w:rPr>
            <w:sz w:val="24"/>
            <w:szCs w:val="24"/>
          </w:rPr>
          <w:t>ed</w:t>
        </w:r>
      </w:ins>
      <w:ins w:id="2687" w:author="Nguyen, Anh" w:date="2020-03-14T22:17:00Z">
        <w:r w:rsidR="00DD2998">
          <w:rPr>
            <w:sz w:val="24"/>
            <w:szCs w:val="24"/>
          </w:rPr>
          <w:t xml:space="preserve"> at this airport</w:t>
        </w:r>
      </w:ins>
      <w:ins w:id="2688" w:author="Nguyen, Anh" w:date="2020-03-14T22:18:00Z">
        <w:r w:rsidR="000C1D0F">
          <w:rPr>
            <w:sz w:val="24"/>
            <w:szCs w:val="24"/>
          </w:rPr>
          <w:t xml:space="preserve">. If GMP can work with the city officials to expand the </w:t>
        </w:r>
        <w:del w:id="2689" w:author="Ham, Yunee" w:date="2020-03-14T23:35:00Z">
          <w:r w:rsidR="000C1D0F">
            <w:rPr>
              <w:sz w:val="24"/>
              <w:szCs w:val="24"/>
            </w:rPr>
            <w:delText xml:space="preserve">airport a little bigger </w:delText>
          </w:r>
          <w:r w:rsidR="00E00955">
            <w:rPr>
              <w:sz w:val="24"/>
              <w:szCs w:val="24"/>
            </w:rPr>
            <w:delText>and also work with</w:delText>
          </w:r>
        </w:del>
      </w:ins>
      <w:ins w:id="2690" w:author="Ham, Yunee" w:date="2020-03-14T23:35:00Z">
        <w:r w:rsidR="00A62C7D">
          <w:rPr>
            <w:sz w:val="24"/>
            <w:szCs w:val="24"/>
          </w:rPr>
          <w:t>airport and work with</w:t>
        </w:r>
      </w:ins>
      <w:ins w:id="2691" w:author="Nguyen, Anh" w:date="2020-03-14T22:18:00Z">
        <w:r w:rsidR="00E00955">
          <w:rPr>
            <w:sz w:val="24"/>
            <w:szCs w:val="24"/>
          </w:rPr>
          <w:t xml:space="preserve"> </w:t>
        </w:r>
        <w:r w:rsidR="001110DE">
          <w:rPr>
            <w:sz w:val="24"/>
            <w:szCs w:val="24"/>
          </w:rPr>
          <w:t xml:space="preserve">airlines to offer </w:t>
        </w:r>
      </w:ins>
      <w:ins w:id="2692" w:author="Ham, Yunee" w:date="2020-03-14T23:34:00Z">
        <w:r w:rsidR="00A62C7D">
          <w:rPr>
            <w:sz w:val="24"/>
            <w:szCs w:val="24"/>
          </w:rPr>
          <w:t xml:space="preserve">more </w:t>
        </w:r>
      </w:ins>
      <w:ins w:id="2693" w:author="Nguyen, Anh" w:date="2020-03-14T22:18:00Z">
        <w:r w:rsidR="001110DE">
          <w:rPr>
            <w:sz w:val="24"/>
            <w:szCs w:val="24"/>
          </w:rPr>
          <w:t>flights out to</w:t>
        </w:r>
      </w:ins>
      <w:ins w:id="2694" w:author="Ham, Yunee" w:date="2020-03-14T23:34:00Z">
        <w:r w:rsidR="001110DE">
          <w:rPr>
            <w:sz w:val="24"/>
            <w:szCs w:val="24"/>
          </w:rPr>
          <w:t xml:space="preserve"> </w:t>
        </w:r>
        <w:r w:rsidR="00A62C7D">
          <w:rPr>
            <w:sz w:val="24"/>
            <w:szCs w:val="24"/>
          </w:rPr>
          <w:t xml:space="preserve">different </w:t>
        </w:r>
      </w:ins>
      <w:ins w:id="2695" w:author="Nguyen, Anh" w:date="2020-03-14T22:18:00Z">
        <w:del w:id="2696" w:author="Ham, Yunee" w:date="2020-03-14T23:34:00Z">
          <w:r w:rsidR="001110DE" w:rsidDel="00A62C7D">
            <w:rPr>
              <w:sz w:val="24"/>
              <w:szCs w:val="24"/>
            </w:rPr>
            <w:delText xml:space="preserve"> </w:delText>
          </w:r>
          <w:r w:rsidR="001110DE">
            <w:rPr>
              <w:sz w:val="24"/>
              <w:szCs w:val="24"/>
            </w:rPr>
            <w:delText xml:space="preserve">more </w:delText>
          </w:r>
        </w:del>
        <w:r w:rsidR="001110DE">
          <w:rPr>
            <w:sz w:val="24"/>
            <w:szCs w:val="24"/>
          </w:rPr>
          <w:t>destinations</w:t>
        </w:r>
        <w:del w:id="2697" w:author="Ham, Yunee" w:date="2020-03-14T23:35:00Z">
          <w:r w:rsidR="001110DE">
            <w:rPr>
              <w:sz w:val="24"/>
              <w:szCs w:val="24"/>
            </w:rPr>
            <w:delText xml:space="preserve">, with being </w:delText>
          </w:r>
        </w:del>
      </w:ins>
      <w:ins w:id="2698" w:author="Nguyen, Anh" w:date="2020-03-14T22:19:00Z">
        <w:del w:id="2699" w:author="Ham, Yunee" w:date="2020-03-14T23:35:00Z">
          <w:r w:rsidR="003C44DF">
            <w:rPr>
              <w:sz w:val="24"/>
              <w:szCs w:val="24"/>
            </w:rPr>
            <w:delText>in such good location</w:delText>
          </w:r>
        </w:del>
        <w:r w:rsidR="003C44DF">
          <w:rPr>
            <w:sz w:val="24"/>
            <w:szCs w:val="24"/>
          </w:rPr>
          <w:t>, GMP would have a very huge potential of attracting more cus</w:t>
        </w:r>
      </w:ins>
      <w:ins w:id="2700" w:author="Ham, Yunee" w:date="2020-03-14T23:35:00Z">
        <w:r w:rsidR="003C44DF">
          <w:rPr>
            <w:sz w:val="24"/>
            <w:szCs w:val="24"/>
          </w:rPr>
          <w:t xml:space="preserve">tomers. </w:t>
        </w:r>
      </w:ins>
      <w:ins w:id="2701" w:author="Nguyen, Anh" w:date="2020-03-14T22:19:00Z">
        <w:del w:id="2702" w:author="Ham, Yunee" w:date="2020-03-14T23:35:00Z">
          <w:r w:rsidR="003C44DF" w:rsidDel="003F4D48">
            <w:rPr>
              <w:sz w:val="24"/>
              <w:szCs w:val="24"/>
            </w:rPr>
            <w:delText>tomers</w:delText>
          </w:r>
          <w:r w:rsidR="003C44DF" w:rsidDel="00540FA2">
            <w:rPr>
              <w:sz w:val="24"/>
              <w:szCs w:val="24"/>
            </w:rPr>
            <w:delText xml:space="preserve">. </w:delText>
          </w:r>
        </w:del>
      </w:ins>
    </w:p>
    <w:p w14:paraId="057CB1C4" w14:textId="77777777" w:rsidR="00843619" w:rsidRDefault="00843619" w:rsidP="00843619">
      <w:pPr>
        <w:ind w:firstLine="720"/>
        <w:jc w:val="both"/>
        <w:rPr>
          <w:ins w:id="2703" w:author="Zaheen, Sahira" w:date="2020-03-14T22:32:00Z"/>
          <w:sz w:val="24"/>
          <w:szCs w:val="24"/>
        </w:rPr>
        <w:pPrChange w:id="2704" w:author="Zaheen, Sahira" w:date="2020-03-14T23:04:00Z">
          <w:pPr>
            <w:jc w:val="both"/>
          </w:pPr>
        </w:pPrChange>
      </w:pPr>
    </w:p>
    <w:p w14:paraId="2F390E8A" w14:textId="37D94449" w:rsidR="00726161" w:rsidRPr="00726161" w:rsidRDefault="00726161" w:rsidP="00227C99">
      <w:pPr>
        <w:ind w:firstLine="720"/>
        <w:jc w:val="both"/>
        <w:rPr>
          <w:ins w:id="2705" w:author="Zaheen, Sahira" w:date="2020-03-14T22:32:00Z"/>
          <w:sz w:val="24"/>
          <w:szCs w:val="24"/>
          <w:rPrChange w:id="2706" w:author="Zaheen, Sahira" w:date="2020-03-14T22:32:00Z">
            <w:rPr>
              <w:ins w:id="2707" w:author="Zaheen, Sahira" w:date="2020-03-14T22:32:00Z"/>
            </w:rPr>
          </w:rPrChange>
        </w:rPr>
        <w:pPrChange w:id="2708" w:author="Ki Min Lee" w:date="2020-03-14T22:58:00Z">
          <w:pPr>
            <w:pStyle w:val="ListParagraph"/>
            <w:jc w:val="both"/>
          </w:pPr>
        </w:pPrChange>
      </w:pPr>
      <w:ins w:id="2709" w:author="Zaheen, Sahira" w:date="2020-03-14T22:32:00Z">
        <w:r w:rsidRPr="00726161">
          <w:rPr>
            <w:sz w:val="24"/>
            <w:szCs w:val="24"/>
            <w:rPrChange w:id="2710" w:author="Zaheen, Sahira" w:date="2020-03-14T22:32:00Z">
              <w:rPr/>
            </w:rPrChange>
          </w:rPr>
          <w:t xml:space="preserve">The airlines are necessitated to take measure to survive in the competitive industry. Based on the analysis, the core factors that the airlines need to focus are airfare and destination. </w:t>
        </w:r>
      </w:ins>
      <w:ins w:id="2711" w:author="Ham, Yunee" w:date="2020-03-14T23:40:00Z">
        <w:r w:rsidR="00100F9A">
          <w:rPr>
            <w:sz w:val="24"/>
            <w:szCs w:val="24"/>
          </w:rPr>
          <w:t xml:space="preserve">Considering </w:t>
        </w:r>
      </w:ins>
      <w:ins w:id="2712" w:author="Ham, Yunee" w:date="2020-03-14T23:41:00Z">
        <w:r w:rsidR="00100F9A">
          <w:rPr>
            <w:sz w:val="24"/>
            <w:szCs w:val="24"/>
          </w:rPr>
          <w:t>our analysis,</w:t>
        </w:r>
      </w:ins>
      <w:ins w:id="2713" w:author="Ham, Yunee" w:date="2020-03-14T23:40:00Z">
        <w:r w:rsidR="00100F9A">
          <w:rPr>
            <w:sz w:val="24"/>
            <w:szCs w:val="24"/>
          </w:rPr>
          <w:t xml:space="preserve"> </w:t>
        </w:r>
      </w:ins>
      <w:ins w:id="2714" w:author="Zaheen, Sahira" w:date="2020-03-14T22:32:00Z">
        <w:del w:id="2715" w:author="Ham, Yunee" w:date="2020-03-14T23:40:00Z">
          <w:r w:rsidRPr="00726161">
            <w:rPr>
              <w:sz w:val="24"/>
              <w:szCs w:val="24"/>
              <w:rPrChange w:id="2716" w:author="Zaheen, Sahira" w:date="2020-03-14T22:32:00Z">
                <w:rPr/>
              </w:rPrChange>
            </w:rPr>
            <w:delText>As</w:delText>
          </w:r>
          <w:r w:rsidRPr="009F52CE">
            <w:rPr>
              <w:sz w:val="24"/>
              <w:szCs w:val="24"/>
            </w:rPr>
            <w:delText xml:space="preserve"> </w:delText>
          </w:r>
        </w:del>
        <w:del w:id="2717" w:author="Ham, Yunee" w:date="2020-03-14T23:37:00Z">
          <w:r w:rsidRPr="00726161">
            <w:rPr>
              <w:sz w:val="24"/>
              <w:szCs w:val="24"/>
              <w:rPrChange w:id="2718" w:author="Zaheen, Sahira" w:date="2020-03-14T22:32:00Z">
                <w:rPr/>
              </w:rPrChange>
            </w:rPr>
            <w:delText>stated</w:delText>
          </w:r>
        </w:del>
        <w:del w:id="2719" w:author="Ham, Yunee" w:date="2020-03-14T23:39:00Z">
          <w:r w:rsidRPr="00726161">
            <w:rPr>
              <w:sz w:val="24"/>
              <w:szCs w:val="24"/>
              <w:rPrChange w:id="2720" w:author="Zaheen, Sahira" w:date="2020-03-14T22:32:00Z">
                <w:rPr/>
              </w:rPrChange>
            </w:rPr>
            <w:delText xml:space="preserve"> </w:delText>
          </w:r>
        </w:del>
        <w:del w:id="2721" w:author="Ham, Yunee" w:date="2020-03-14T23:41:00Z">
          <w:r w:rsidRPr="00726161">
            <w:rPr>
              <w:sz w:val="24"/>
              <w:szCs w:val="24"/>
              <w:rPrChange w:id="2722" w:author="Zaheen, Sahira" w:date="2020-03-14T22:32:00Z">
                <w:rPr/>
              </w:rPrChange>
            </w:rPr>
            <w:delText>in the logit model that a certain</w:delText>
          </w:r>
        </w:del>
      </w:ins>
      <w:ins w:id="2723" w:author="Ham, Yunee" w:date="2020-03-14T23:41:00Z">
        <w:r w:rsidR="00B50A06">
          <w:rPr>
            <w:sz w:val="24"/>
            <w:szCs w:val="24"/>
          </w:rPr>
          <w:t xml:space="preserve">we have noticed that </w:t>
        </w:r>
        <w:r w:rsidR="006475E6">
          <w:rPr>
            <w:sz w:val="24"/>
            <w:szCs w:val="24"/>
          </w:rPr>
          <w:t xml:space="preserve">on average, younger </w:t>
        </w:r>
      </w:ins>
      <w:ins w:id="2724" w:author="Zaheen, Sahira" w:date="2020-03-14T22:32:00Z">
        <w:del w:id="2725" w:author="Ham, Yunee" w:date="2020-03-14T23:41:00Z">
          <w:r w:rsidRPr="00726161" w:rsidDel="006475E6">
            <w:rPr>
              <w:sz w:val="24"/>
              <w:szCs w:val="24"/>
              <w:rPrChange w:id="2726" w:author="Zaheen, Sahira" w:date="2020-03-14T22:32:00Z">
                <w:rPr/>
              </w:rPrChange>
            </w:rPr>
            <w:delText xml:space="preserve"> </w:delText>
          </w:r>
        </w:del>
      </w:ins>
      <w:ins w:id="2727" w:author="Ham, Yunee" w:date="2020-03-14T23:41:00Z">
        <w:r w:rsidR="006475E6">
          <w:rPr>
            <w:sz w:val="24"/>
            <w:szCs w:val="24"/>
          </w:rPr>
          <w:t>air trave</w:t>
        </w:r>
        <w:r w:rsidR="00181542">
          <w:rPr>
            <w:sz w:val="24"/>
            <w:szCs w:val="24"/>
          </w:rPr>
          <w:t xml:space="preserve">lers tend to </w:t>
        </w:r>
      </w:ins>
      <w:ins w:id="2728" w:author="Zaheen, Sahira" w:date="2020-03-14T22:32:00Z">
        <w:del w:id="2729" w:author="Ham, Yunee" w:date="2020-03-14T23:41:00Z">
          <w:r w:rsidRPr="00726161">
            <w:rPr>
              <w:sz w:val="24"/>
              <w:szCs w:val="24"/>
              <w:rPrChange w:id="2730" w:author="Zaheen, Sahira" w:date="2020-03-14T22:32:00Z">
                <w:rPr/>
              </w:rPrChange>
            </w:rPr>
            <w:delText xml:space="preserve">age </w:delText>
          </w:r>
          <w:r w:rsidRPr="00726161" w:rsidDel="006475E6">
            <w:rPr>
              <w:sz w:val="24"/>
              <w:szCs w:val="24"/>
              <w:rPrChange w:id="2731" w:author="Zaheen, Sahira" w:date="2020-03-14T22:32:00Z">
                <w:rPr/>
              </w:rPrChange>
            </w:rPr>
            <w:delText xml:space="preserve">group </w:delText>
          </w:r>
          <w:r w:rsidRPr="00726161">
            <w:rPr>
              <w:sz w:val="24"/>
              <w:szCs w:val="24"/>
              <w:rPrChange w:id="2732" w:author="Zaheen, Sahira" w:date="2020-03-14T22:32:00Z">
                <w:rPr/>
              </w:rPrChange>
            </w:rPr>
            <w:delText>look into the</w:delText>
          </w:r>
        </w:del>
      </w:ins>
      <w:ins w:id="2733" w:author="Ham, Yunee" w:date="2020-03-14T23:41:00Z">
        <w:r w:rsidR="006475E6">
          <w:rPr>
            <w:sz w:val="24"/>
            <w:szCs w:val="24"/>
          </w:rPr>
          <w:t>consider</w:t>
        </w:r>
      </w:ins>
      <w:ins w:id="2734" w:author="Zaheen, Sahira" w:date="2020-03-14T22:32:00Z">
        <w:r w:rsidRPr="00726161">
          <w:rPr>
            <w:sz w:val="24"/>
            <w:szCs w:val="24"/>
            <w:rPrChange w:id="2735" w:author="Zaheen, Sahira" w:date="2020-03-14T22:32:00Z">
              <w:rPr/>
            </w:rPrChange>
          </w:rPr>
          <w:t xml:space="preserve"> </w:t>
        </w:r>
      </w:ins>
      <w:ins w:id="2736" w:author="Ham, Yunee" w:date="2020-03-14T23:41:00Z">
        <w:r w:rsidR="00181542">
          <w:rPr>
            <w:sz w:val="24"/>
            <w:szCs w:val="24"/>
          </w:rPr>
          <w:t>the lower</w:t>
        </w:r>
        <w:r>
          <w:rPr>
            <w:sz w:val="24"/>
            <w:szCs w:val="24"/>
          </w:rPr>
          <w:t xml:space="preserve"> </w:t>
        </w:r>
      </w:ins>
      <w:ins w:id="2737" w:author="Zaheen, Sahira" w:date="2020-03-14T22:32:00Z">
        <w:r w:rsidRPr="00726161">
          <w:rPr>
            <w:sz w:val="24"/>
            <w:szCs w:val="24"/>
            <w:rPrChange w:id="2738" w:author="Zaheen, Sahira" w:date="2020-03-14T22:32:00Z">
              <w:rPr/>
            </w:rPrChange>
          </w:rPr>
          <w:t>airfare</w:t>
        </w:r>
        <w:del w:id="2739" w:author="Ham, Yunee" w:date="2020-03-14T23:42:00Z">
          <w:r w:rsidRPr="00726161">
            <w:rPr>
              <w:sz w:val="24"/>
              <w:szCs w:val="24"/>
              <w:rPrChange w:id="2740" w:author="Zaheen, Sahira" w:date="2020-03-14T22:32:00Z">
                <w:rPr/>
              </w:rPrChange>
            </w:rPr>
            <w:delText xml:space="preserve"> particularly and that group of people are large in number</w:delText>
          </w:r>
        </w:del>
        <w:r w:rsidRPr="00726161">
          <w:rPr>
            <w:sz w:val="24"/>
            <w:szCs w:val="24"/>
            <w:rPrChange w:id="2741" w:author="Zaheen, Sahira" w:date="2020-03-14T22:32:00Z">
              <w:rPr/>
            </w:rPrChange>
          </w:rPr>
          <w:t>. Airlines should offer competitive range of airfare so that the sales increase. Parallelly, analyzing the most frequent</w:t>
        </w:r>
        <w:r>
          <w:rPr>
            <w:sz w:val="24"/>
            <w:szCs w:val="24"/>
          </w:rPr>
          <w:t xml:space="preserve"> </w:t>
        </w:r>
        <w:r w:rsidRPr="00726161">
          <w:rPr>
            <w:sz w:val="24"/>
            <w:szCs w:val="24"/>
            <w:rPrChange w:id="2742" w:author="Zaheen, Sahira" w:date="2020-03-14T22:32:00Z">
              <w:rPr/>
            </w:rPrChange>
          </w:rPr>
          <w:t xml:space="preserve">destinations is crucial for airline industry. </w:t>
        </w:r>
      </w:ins>
      <w:ins w:id="2743" w:author="Zaheen, Sahira" w:date="2020-03-14T22:48:00Z">
        <w:r w:rsidR="004B3321">
          <w:rPr>
            <w:sz w:val="24"/>
            <w:szCs w:val="24"/>
          </w:rPr>
          <w:t xml:space="preserve">In this case, China and Japan are the </w:t>
        </w:r>
        <w:r w:rsidR="004B3321">
          <w:rPr>
            <w:sz w:val="24"/>
            <w:szCs w:val="24"/>
          </w:rPr>
          <w:t>routes</w:t>
        </w:r>
      </w:ins>
      <w:ins w:id="2744" w:author="Zaheen, Sahira" w:date="2020-03-14T22:49:00Z">
        <w:r w:rsidR="006A7F2C">
          <w:rPr>
            <w:sz w:val="24"/>
            <w:szCs w:val="24"/>
          </w:rPr>
          <w:t xml:space="preserve"> that airlines need to put more focus </w:t>
        </w:r>
        <w:del w:id="2745" w:author="Ham, Yunee" w:date="2020-03-14T23:42:00Z">
          <w:r w:rsidR="006A7F2C">
            <w:rPr>
              <w:sz w:val="24"/>
              <w:szCs w:val="24"/>
            </w:rPr>
            <w:delText>on to get more passenger</w:delText>
          </w:r>
        </w:del>
      </w:ins>
      <w:ins w:id="2746" w:author="Ham, Yunee" w:date="2020-03-14T23:42:00Z">
        <w:r w:rsidR="0053681B">
          <w:rPr>
            <w:sz w:val="24"/>
            <w:szCs w:val="24"/>
          </w:rPr>
          <w:t xml:space="preserve">to increase </w:t>
        </w:r>
      </w:ins>
      <w:ins w:id="2747" w:author="Ham, Yunee" w:date="2020-03-14T23:43:00Z">
        <w:r w:rsidR="00F6503B">
          <w:rPr>
            <w:sz w:val="24"/>
            <w:szCs w:val="24"/>
          </w:rPr>
          <w:t>number of passengers</w:t>
        </w:r>
      </w:ins>
      <w:ins w:id="2748" w:author="Zaheen, Sahira" w:date="2020-03-14T22:48:00Z">
        <w:r w:rsidR="004B3321">
          <w:rPr>
            <w:sz w:val="24"/>
            <w:szCs w:val="24"/>
          </w:rPr>
          <w:t>.</w:t>
        </w:r>
        <w:r w:rsidR="004B3321">
          <w:rPr>
            <w:sz w:val="24"/>
            <w:szCs w:val="24"/>
          </w:rPr>
          <w:t xml:space="preserve"> </w:t>
        </w:r>
      </w:ins>
      <w:ins w:id="2749" w:author="Zaheen, Sahira" w:date="2020-03-14T23:03:00Z">
        <w:r w:rsidR="006B09C8">
          <w:rPr>
            <w:sz w:val="24"/>
            <w:szCs w:val="24"/>
          </w:rPr>
          <w:t>S</w:t>
        </w:r>
      </w:ins>
      <w:ins w:id="2750" w:author="Zaheen, Sahira" w:date="2020-03-14T22:59:00Z">
        <w:r w:rsidR="0098430D">
          <w:rPr>
            <w:sz w:val="24"/>
            <w:szCs w:val="24"/>
          </w:rPr>
          <w:t xml:space="preserve">maller airlines </w:t>
        </w:r>
      </w:ins>
      <w:ins w:id="2751" w:author="Zaheen, Sahira" w:date="2020-03-14T23:00:00Z">
        <w:r w:rsidR="00161410">
          <w:rPr>
            <w:sz w:val="24"/>
            <w:szCs w:val="24"/>
          </w:rPr>
          <w:t xml:space="preserve">(i.e. Korean </w:t>
        </w:r>
      </w:ins>
      <w:ins w:id="2752" w:author="Zaheen, Sahira" w:date="2020-03-14T22:59:00Z">
        <w:r w:rsidR="0098430D">
          <w:rPr>
            <w:sz w:val="24"/>
            <w:szCs w:val="24"/>
          </w:rPr>
          <w:t>LCC</w:t>
        </w:r>
      </w:ins>
      <w:ins w:id="2753" w:author="Zaheen, Sahira" w:date="2020-03-14T23:00:00Z">
        <w:r w:rsidR="00161410">
          <w:rPr>
            <w:sz w:val="24"/>
            <w:szCs w:val="24"/>
          </w:rPr>
          <w:t xml:space="preserve">) </w:t>
        </w:r>
      </w:ins>
      <w:ins w:id="2754" w:author="Zaheen, Sahira" w:date="2020-03-14T23:01:00Z">
        <w:r w:rsidR="00395AA3">
          <w:rPr>
            <w:sz w:val="24"/>
            <w:szCs w:val="24"/>
          </w:rPr>
          <w:t xml:space="preserve">need to </w:t>
        </w:r>
      </w:ins>
      <w:ins w:id="2755" w:author="Zaheen, Sahira" w:date="2020-03-14T23:02:00Z">
        <w:r w:rsidR="006B09C8">
          <w:rPr>
            <w:sz w:val="24"/>
            <w:szCs w:val="24"/>
          </w:rPr>
          <w:t xml:space="preserve">focus on price primarily to compete with the </w:t>
        </w:r>
      </w:ins>
      <w:ins w:id="2756" w:author="Zaheen, Sahira" w:date="2020-03-14T23:03:00Z">
        <w:r w:rsidR="006B09C8">
          <w:rPr>
            <w:sz w:val="24"/>
            <w:szCs w:val="24"/>
          </w:rPr>
          <w:t xml:space="preserve">larger airlines as </w:t>
        </w:r>
        <w:r w:rsidR="00843619">
          <w:rPr>
            <w:sz w:val="24"/>
            <w:szCs w:val="24"/>
          </w:rPr>
          <w:t xml:space="preserve">providing more options on </w:t>
        </w:r>
        <w:r w:rsidR="006B09C8">
          <w:rPr>
            <w:sz w:val="24"/>
            <w:szCs w:val="24"/>
          </w:rPr>
          <w:t xml:space="preserve">destination </w:t>
        </w:r>
        <w:r w:rsidR="00843619">
          <w:rPr>
            <w:sz w:val="24"/>
            <w:szCs w:val="24"/>
          </w:rPr>
          <w:t>might be cost sensitive</w:t>
        </w:r>
      </w:ins>
      <w:ins w:id="2757" w:author="Zaheen, Sahira" w:date="2020-03-14T23:04:00Z">
        <w:r w:rsidR="00843619">
          <w:rPr>
            <w:sz w:val="24"/>
            <w:szCs w:val="24"/>
          </w:rPr>
          <w:t xml:space="preserve">. </w:t>
        </w:r>
      </w:ins>
    </w:p>
    <w:p w14:paraId="3C98761D" w14:textId="77777777" w:rsidR="00726161" w:rsidRDefault="00726161">
      <w:pPr>
        <w:jc w:val="both"/>
        <w:rPr>
          <w:ins w:id="2758" w:author="Nguyen, Anh" w:date="2020-03-14T21:26:00Z"/>
          <w:del w:id="2759" w:author="Zaheen, Sahira" w:date="2020-03-14T22:32:00Z"/>
          <w:sz w:val="24"/>
          <w:szCs w:val="24"/>
        </w:rPr>
      </w:pPr>
    </w:p>
    <w:p w14:paraId="3E30536D" w14:textId="77777777" w:rsidR="00217685" w:rsidRDefault="00217685">
      <w:pPr>
        <w:jc w:val="both"/>
        <w:rPr>
          <w:sz w:val="24"/>
          <w:szCs w:val="24"/>
        </w:rPr>
      </w:pPr>
    </w:p>
    <w:p w14:paraId="34CA68C5" w14:textId="73B12D31" w:rsidR="006D5409" w:rsidRDefault="005C441F" w:rsidP="00227C99">
      <w:pPr>
        <w:ind w:firstLine="720"/>
        <w:jc w:val="both"/>
        <w:rPr>
          <w:del w:id="2760" w:author="Zaheen, Sahira" w:date="2020-03-14T23:35:00Z"/>
          <w:rFonts w:eastAsiaTheme="minorEastAsia"/>
          <w:sz w:val="24"/>
          <w:szCs w:val="24"/>
        </w:rPr>
        <w:pPrChange w:id="2761" w:author="Ki Min Lee" w:date="2020-03-14T22:58:00Z">
          <w:pPr>
            <w:jc w:val="both"/>
          </w:pPr>
        </w:pPrChange>
      </w:pPr>
      <w:ins w:id="2762" w:author="Ki Min Lee" w:date="2020-03-14T21:44:00Z">
        <w:del w:id="2763" w:author="Nguyen, Anh" w:date="2020-03-14T22:10:00Z">
          <w:r>
            <w:rPr>
              <w:sz w:val="24"/>
              <w:szCs w:val="24"/>
            </w:rPr>
            <w:delText xml:space="preserve"> </w:delText>
          </w:r>
        </w:del>
      </w:ins>
      <w:r w:rsidR="006D5409">
        <w:rPr>
          <w:sz w:val="24"/>
          <w:szCs w:val="24"/>
        </w:rPr>
        <w:t>F</w:t>
      </w:r>
      <w:ins w:id="2764" w:author="Zaheen, Sahira" w:date="2020-03-14T23:33:00Z">
        <w:r w:rsidR="000E58BB">
          <w:rPr>
            <w:sz w:val="24"/>
            <w:szCs w:val="24"/>
          </w:rPr>
          <w:t>or f</w:t>
        </w:r>
      </w:ins>
      <w:r w:rsidR="006D5409">
        <w:rPr>
          <w:sz w:val="24"/>
          <w:szCs w:val="24"/>
        </w:rPr>
        <w:t>u</w:t>
      </w:r>
      <w:ins w:id="2765" w:author="Zaheen, Sahira" w:date="2020-03-14T23:36:00Z">
        <w:r w:rsidR="00CD0070">
          <w:rPr>
            <w:sz w:val="24"/>
            <w:szCs w:val="24"/>
          </w:rPr>
          <w:t>rthe</w:t>
        </w:r>
      </w:ins>
      <w:ins w:id="2766" w:author="Zaheen, Sahira" w:date="2020-03-14T23:37:00Z">
        <w:r w:rsidR="00CD0070">
          <w:rPr>
            <w:sz w:val="24"/>
            <w:szCs w:val="24"/>
          </w:rPr>
          <w:t>r</w:t>
        </w:r>
      </w:ins>
      <w:del w:id="2767" w:author="Zaheen, Sahira" w:date="2020-03-14T23:36:00Z">
        <w:r w:rsidR="006D5409" w:rsidDel="00CD0070">
          <w:rPr>
            <w:sz w:val="24"/>
            <w:szCs w:val="24"/>
          </w:rPr>
          <w:delText>ture</w:delText>
        </w:r>
      </w:del>
      <w:r w:rsidR="006D5409">
        <w:rPr>
          <w:sz w:val="24"/>
          <w:szCs w:val="24"/>
        </w:rPr>
        <w:t xml:space="preserve"> research</w:t>
      </w:r>
      <w:ins w:id="2768" w:author="Ham, Yunee" w:date="2020-03-14T23:43:00Z">
        <w:r w:rsidR="00F6503B">
          <w:rPr>
            <w:sz w:val="24"/>
            <w:szCs w:val="24"/>
          </w:rPr>
          <w:t xml:space="preserve">, </w:t>
        </w:r>
      </w:ins>
      <w:del w:id="2769" w:author="Ham, Yunee" w:date="2020-03-14T23:43:00Z">
        <w:r w:rsidR="006D5409">
          <w:rPr>
            <w:sz w:val="24"/>
            <w:szCs w:val="24"/>
          </w:rPr>
          <w:delText xml:space="preserve"> </w:delText>
        </w:r>
      </w:del>
      <w:ins w:id="2770" w:author="Nguyen, Anh" w:date="2020-03-14T18:07:00Z">
        <w:r w:rsidR="00454F5C">
          <w:rPr>
            <w:sz w:val="24"/>
            <w:szCs w:val="24"/>
          </w:rPr>
          <w:t xml:space="preserve">we </w:t>
        </w:r>
      </w:ins>
      <w:r w:rsidR="00A14817">
        <w:rPr>
          <w:sz w:val="24"/>
          <w:szCs w:val="24"/>
        </w:rPr>
        <w:t xml:space="preserve">want to </w:t>
      </w:r>
      <w:r w:rsidR="00DE27BF">
        <w:rPr>
          <w:sz w:val="24"/>
          <w:szCs w:val="24"/>
        </w:rPr>
        <w:t>expand</w:t>
      </w:r>
      <w:bookmarkStart w:id="2771" w:name="_GoBack"/>
      <w:bookmarkEnd w:id="2771"/>
      <w:r w:rsidR="00DE27BF">
        <w:rPr>
          <w:sz w:val="24"/>
          <w:szCs w:val="24"/>
        </w:rPr>
        <w:t xml:space="preserve"> our survey to have more observations </w:t>
      </w:r>
      <w:ins w:id="2772" w:author="Nguyen, Anh" w:date="2020-03-14T18:08:00Z">
        <w:r w:rsidR="00636851">
          <w:rPr>
            <w:sz w:val="24"/>
            <w:szCs w:val="24"/>
          </w:rPr>
          <w:t xml:space="preserve">to </w:t>
        </w:r>
        <w:r w:rsidR="00D45786">
          <w:rPr>
            <w:sz w:val="24"/>
            <w:szCs w:val="24"/>
          </w:rPr>
          <w:t>further val</w:t>
        </w:r>
      </w:ins>
      <w:ins w:id="2773" w:author="Nguyen, Anh" w:date="2020-03-14T18:09:00Z">
        <w:r w:rsidR="00D45786">
          <w:rPr>
            <w:sz w:val="24"/>
            <w:szCs w:val="24"/>
          </w:rPr>
          <w:t>idate</w:t>
        </w:r>
      </w:ins>
      <w:ins w:id="2774" w:author="Nguyen, Anh" w:date="2020-03-14T18:08:00Z">
        <w:r w:rsidR="00C51D94">
          <w:rPr>
            <w:sz w:val="24"/>
            <w:szCs w:val="24"/>
          </w:rPr>
          <w:t xml:space="preserve"> </w:t>
        </w:r>
      </w:ins>
      <w:ins w:id="2775" w:author="Nguyen, Anh" w:date="2020-03-14T18:09:00Z">
        <w:r w:rsidR="008D07F7">
          <w:rPr>
            <w:sz w:val="24"/>
            <w:szCs w:val="24"/>
          </w:rPr>
          <w:t xml:space="preserve">the effects </w:t>
        </w:r>
      </w:ins>
      <w:ins w:id="2776" w:author="Nguyen, Anh" w:date="2020-03-14T20:24:00Z">
        <w:r w:rsidR="00BB7EEC">
          <w:rPr>
            <w:sz w:val="24"/>
            <w:szCs w:val="24"/>
          </w:rPr>
          <w:t xml:space="preserve">of </w:t>
        </w:r>
        <w:r w:rsidR="0099727A">
          <w:rPr>
            <w:sz w:val="24"/>
            <w:szCs w:val="24"/>
          </w:rPr>
          <w:t xml:space="preserve">the factors </w:t>
        </w:r>
      </w:ins>
      <w:ins w:id="2777" w:author="Nguyen, Anh" w:date="2020-03-14T20:25:00Z">
        <w:r w:rsidR="00687FB7">
          <w:rPr>
            <w:sz w:val="24"/>
            <w:szCs w:val="24"/>
          </w:rPr>
          <w:t xml:space="preserve">we determined </w:t>
        </w:r>
        <w:r w:rsidR="002B7EF4">
          <w:rPr>
            <w:sz w:val="24"/>
            <w:szCs w:val="24"/>
          </w:rPr>
          <w:t xml:space="preserve">that might have strong impact on airport and airline choice for the </w:t>
        </w:r>
        <w:r w:rsidR="00A660F6">
          <w:rPr>
            <w:sz w:val="24"/>
            <w:szCs w:val="24"/>
          </w:rPr>
          <w:t xml:space="preserve">travelers in </w:t>
        </w:r>
      </w:ins>
      <w:ins w:id="2778" w:author="Nguyen, Anh" w:date="2020-03-14T20:33:00Z">
        <w:r w:rsidR="00977A70">
          <w:rPr>
            <w:sz w:val="24"/>
            <w:szCs w:val="24"/>
          </w:rPr>
          <w:t xml:space="preserve">Seoul area. </w:t>
        </w:r>
      </w:ins>
      <w:ins w:id="2779" w:author="Nguyen, Anh" w:date="2020-03-14T21:22:00Z">
        <w:r w:rsidR="004C225B">
          <w:rPr>
            <w:sz w:val="24"/>
            <w:szCs w:val="24"/>
          </w:rPr>
          <w:t xml:space="preserve">Some airlines have exclusive direct flights to certain area/airports, </w:t>
        </w:r>
      </w:ins>
      <w:ins w:id="2780" w:author="Nguyen, Anh" w:date="2020-03-14T21:23:00Z">
        <w:r w:rsidR="004C225B">
          <w:rPr>
            <w:sz w:val="24"/>
            <w:szCs w:val="24"/>
          </w:rPr>
          <w:t xml:space="preserve">we would like to include destination airport variable as well as if the </w:t>
        </w:r>
      </w:ins>
      <w:ins w:id="2781" w:author="Nguyen, Anh" w:date="2020-03-14T21:24:00Z">
        <w:r w:rsidR="00AF18DC">
          <w:rPr>
            <w:sz w:val="24"/>
            <w:szCs w:val="24"/>
          </w:rPr>
          <w:t xml:space="preserve">traveler has connecting flight </w:t>
        </w:r>
      </w:ins>
      <w:ins w:id="2782" w:author="Nguyen, Anh" w:date="2020-03-14T21:25:00Z">
        <w:r w:rsidR="00AF18DC">
          <w:rPr>
            <w:sz w:val="24"/>
            <w:szCs w:val="24"/>
          </w:rPr>
          <w:t>or not. These two variables would he</w:t>
        </w:r>
        <w:r w:rsidR="00560F55">
          <w:rPr>
            <w:sz w:val="24"/>
            <w:szCs w:val="24"/>
          </w:rPr>
          <w:t xml:space="preserve">lp us provide a more concrete </w:t>
        </w:r>
        <w:r w:rsidR="002E579E">
          <w:rPr>
            <w:sz w:val="24"/>
            <w:szCs w:val="24"/>
          </w:rPr>
          <w:t>descript</w:t>
        </w:r>
        <w:r w:rsidR="00217685">
          <w:rPr>
            <w:sz w:val="24"/>
            <w:szCs w:val="24"/>
          </w:rPr>
          <w:t xml:space="preserve">ive information on customer’s choice of airport and airline in Seoul area. </w:t>
        </w:r>
        <w:del w:id="2783" w:author="Zaheen, Sahira" w:date="2020-03-14T23:35:00Z">
          <w:r w:rsidR="00AF18DC">
            <w:rPr>
              <w:sz w:val="24"/>
              <w:szCs w:val="24"/>
            </w:rPr>
            <w:delText xml:space="preserve">These two variables would </w:delText>
          </w:r>
          <w:r w:rsidR="00AF18DC" w:rsidDel="00C61B51">
            <w:rPr>
              <w:sz w:val="24"/>
              <w:szCs w:val="24"/>
            </w:rPr>
            <w:delText>he</w:delText>
          </w:r>
        </w:del>
      </w:ins>
    </w:p>
    <w:p w14:paraId="0000033F" w14:textId="7797C447" w:rsidR="00A95D10" w:rsidRDefault="2183E24E" w:rsidP="00C61B51">
      <w:pPr>
        <w:ind w:firstLine="720"/>
        <w:jc w:val="both"/>
        <w:rPr>
          <w:del w:id="2784" w:author="Zaheen, Sahira" w:date="2020-03-14T23:35:00Z"/>
          <w:sz w:val="24"/>
          <w:szCs w:val="24"/>
        </w:rPr>
        <w:pPrChange w:id="2785" w:author="Zaheen, Sahira" w:date="2020-03-14T23:35:00Z">
          <w:pPr>
            <w:jc w:val="both"/>
          </w:pPr>
        </w:pPrChange>
      </w:pPr>
      <w:del w:id="2786" w:author="Zaheen, Sahira" w:date="2020-03-14T23:35:00Z">
        <w:r w:rsidRPr="1B32CDA0">
          <w:rPr>
            <w:sz w:val="24"/>
            <w:szCs w:val="24"/>
          </w:rPr>
          <w:delText xml:space="preserve"> </w:delText>
        </w:r>
      </w:del>
    </w:p>
    <w:p w14:paraId="4AE47089" w14:textId="254A8BC3" w:rsidR="00221045" w:rsidRDefault="00221045" w:rsidP="00C61B51">
      <w:pPr>
        <w:ind w:firstLine="720"/>
        <w:jc w:val="both"/>
        <w:rPr>
          <w:del w:id="2787" w:author="Zaheen, Sahira" w:date="2020-03-14T23:35:00Z"/>
          <w:sz w:val="24"/>
          <w:szCs w:val="24"/>
        </w:rPr>
        <w:pPrChange w:id="2788" w:author="Zaheen, Sahira" w:date="2020-03-14T23:35:00Z">
          <w:pPr>
            <w:jc w:val="both"/>
          </w:pPr>
        </w:pPrChange>
      </w:pPr>
    </w:p>
    <w:p w14:paraId="0FFBD4D8" w14:textId="77777777" w:rsidR="00D35492" w:rsidRDefault="00D35492" w:rsidP="00C61B51">
      <w:pPr>
        <w:ind w:firstLine="720"/>
        <w:jc w:val="both"/>
        <w:rPr>
          <w:ins w:id="2789" w:author="Nguyen, Anh" w:date="2020-03-14T22:47:00Z"/>
          <w:del w:id="2790" w:author="Zaheen, Sahira" w:date="2020-03-14T23:35:00Z"/>
          <w:sz w:val="24"/>
          <w:szCs w:val="24"/>
        </w:rPr>
        <w:pPrChange w:id="2791" w:author="Zaheen, Sahira" w:date="2020-03-14T23:35:00Z">
          <w:pPr>
            <w:jc w:val="both"/>
          </w:pPr>
        </w:pPrChange>
      </w:pPr>
    </w:p>
    <w:p w14:paraId="675462D8" w14:textId="77777777" w:rsidR="00D35492" w:rsidRDefault="00D35492" w:rsidP="00C61B51">
      <w:pPr>
        <w:ind w:firstLine="720"/>
        <w:jc w:val="both"/>
        <w:rPr>
          <w:ins w:id="2792" w:author="Nguyen, Anh" w:date="2020-03-14T22:47:00Z"/>
          <w:del w:id="2793" w:author="Zaheen, Sahira" w:date="2020-03-14T23:35:00Z"/>
          <w:sz w:val="24"/>
          <w:szCs w:val="24"/>
        </w:rPr>
        <w:pPrChange w:id="2794" w:author="Zaheen, Sahira" w:date="2020-03-14T23:35:00Z">
          <w:pPr>
            <w:jc w:val="both"/>
          </w:pPr>
        </w:pPrChange>
      </w:pPr>
    </w:p>
    <w:p w14:paraId="5A69E180" w14:textId="77777777" w:rsidR="00D35492" w:rsidRDefault="00D35492" w:rsidP="00C61B51">
      <w:pPr>
        <w:ind w:firstLine="720"/>
        <w:jc w:val="both"/>
        <w:rPr>
          <w:ins w:id="2795" w:author="Nguyen, Anh" w:date="2020-03-14T22:47:00Z"/>
          <w:del w:id="2796" w:author="Zaheen, Sahira" w:date="2020-03-14T23:35:00Z"/>
          <w:sz w:val="24"/>
          <w:szCs w:val="24"/>
        </w:rPr>
        <w:pPrChange w:id="2797" w:author="Zaheen, Sahira" w:date="2020-03-14T23:35:00Z">
          <w:pPr>
            <w:jc w:val="both"/>
          </w:pPr>
        </w:pPrChange>
      </w:pPr>
    </w:p>
    <w:p w14:paraId="42DE5226" w14:textId="77777777" w:rsidR="00D35492" w:rsidRDefault="00D35492" w:rsidP="00C61B51">
      <w:pPr>
        <w:ind w:firstLine="720"/>
        <w:jc w:val="both"/>
        <w:rPr>
          <w:ins w:id="2798" w:author="Nguyen, Anh" w:date="2020-03-14T22:47:00Z"/>
          <w:del w:id="2799" w:author="Zaheen, Sahira" w:date="2020-03-14T23:35:00Z"/>
          <w:sz w:val="24"/>
          <w:szCs w:val="24"/>
        </w:rPr>
        <w:pPrChange w:id="2800" w:author="Zaheen, Sahira" w:date="2020-03-14T23:35:00Z">
          <w:pPr>
            <w:jc w:val="both"/>
          </w:pPr>
        </w:pPrChange>
      </w:pPr>
    </w:p>
    <w:p w14:paraId="551CAC8B" w14:textId="77777777" w:rsidR="00D35492" w:rsidRDefault="00D35492" w:rsidP="00C61B51">
      <w:pPr>
        <w:ind w:firstLine="720"/>
        <w:jc w:val="both"/>
        <w:rPr>
          <w:ins w:id="2801" w:author="Nguyen, Anh" w:date="2020-03-14T22:47:00Z"/>
          <w:del w:id="2802" w:author="Zaheen, Sahira" w:date="2020-03-14T23:35:00Z"/>
          <w:sz w:val="24"/>
          <w:szCs w:val="24"/>
        </w:rPr>
        <w:pPrChange w:id="2803" w:author="Zaheen, Sahira" w:date="2020-03-14T23:35:00Z">
          <w:pPr>
            <w:jc w:val="both"/>
          </w:pPr>
        </w:pPrChange>
      </w:pPr>
    </w:p>
    <w:p w14:paraId="3B70E9A9" w14:textId="77777777" w:rsidR="00D35492" w:rsidRDefault="00D35492" w:rsidP="00C61B51">
      <w:pPr>
        <w:ind w:firstLine="720"/>
        <w:jc w:val="both"/>
        <w:rPr>
          <w:ins w:id="2804" w:author="Nguyen, Anh" w:date="2020-03-14T22:47:00Z"/>
          <w:del w:id="2805" w:author="Zaheen, Sahira" w:date="2020-03-14T23:35:00Z"/>
          <w:sz w:val="24"/>
          <w:szCs w:val="24"/>
        </w:rPr>
        <w:pPrChange w:id="2806" w:author="Zaheen, Sahira" w:date="2020-03-14T23:35:00Z">
          <w:pPr>
            <w:jc w:val="both"/>
          </w:pPr>
        </w:pPrChange>
      </w:pPr>
    </w:p>
    <w:p w14:paraId="3CCC2787" w14:textId="77777777" w:rsidR="00D35492" w:rsidRDefault="00D35492" w:rsidP="00C61B51">
      <w:pPr>
        <w:ind w:firstLine="720"/>
        <w:jc w:val="both"/>
        <w:rPr>
          <w:ins w:id="2807" w:author="Nguyen, Anh" w:date="2020-03-14T22:47:00Z"/>
          <w:del w:id="2808" w:author="Zaheen, Sahira" w:date="2020-03-14T23:35:00Z"/>
          <w:sz w:val="24"/>
          <w:szCs w:val="24"/>
        </w:rPr>
        <w:pPrChange w:id="2809" w:author="Zaheen, Sahira" w:date="2020-03-14T23:35:00Z">
          <w:pPr>
            <w:jc w:val="both"/>
          </w:pPr>
        </w:pPrChange>
      </w:pPr>
    </w:p>
    <w:p w14:paraId="56E9AAAA" w14:textId="77777777" w:rsidR="00D35492" w:rsidRDefault="00D35492" w:rsidP="00C61B51">
      <w:pPr>
        <w:ind w:firstLine="720"/>
        <w:jc w:val="both"/>
        <w:rPr>
          <w:ins w:id="2810" w:author="Nguyen, Anh" w:date="2020-03-14T22:47:00Z"/>
          <w:del w:id="2811" w:author="Zaheen, Sahira" w:date="2020-03-14T23:35:00Z"/>
          <w:sz w:val="24"/>
          <w:szCs w:val="24"/>
        </w:rPr>
        <w:pPrChange w:id="2812" w:author="Zaheen, Sahira" w:date="2020-03-14T23:35:00Z">
          <w:pPr>
            <w:jc w:val="both"/>
          </w:pPr>
        </w:pPrChange>
      </w:pPr>
    </w:p>
    <w:p w14:paraId="796FAE30" w14:textId="77777777" w:rsidR="005520BD" w:rsidRDefault="005520BD" w:rsidP="00C61B51">
      <w:pPr>
        <w:ind w:firstLine="720"/>
        <w:jc w:val="both"/>
        <w:rPr>
          <w:ins w:id="2813" w:author="Nguyen, Anh" w:date="2020-03-14T20:08:00Z"/>
          <w:del w:id="2814" w:author="Zaheen, Sahira" w:date="2020-03-14T22:31:00Z"/>
          <w:sz w:val="24"/>
          <w:szCs w:val="24"/>
        </w:rPr>
        <w:pPrChange w:id="2815" w:author="Zaheen, Sahira" w:date="2020-03-14T23:35:00Z">
          <w:pPr>
            <w:jc w:val="both"/>
          </w:pPr>
        </w:pPrChange>
      </w:pPr>
    </w:p>
    <w:p w14:paraId="5072E120" w14:textId="2DBD73D3" w:rsidR="7EAB9DE2" w:rsidRDefault="7EAB9DE2" w:rsidP="00C61B51">
      <w:pPr>
        <w:ind w:firstLine="720"/>
        <w:jc w:val="both"/>
        <w:rPr>
          <w:ins w:id="2816" w:author="Nguyen, Anh" w:date="2020-03-14T20:08:00Z"/>
          <w:del w:id="2817" w:author="Zaheen, Sahira" w:date="2020-03-14T22:31:00Z"/>
          <w:sz w:val="24"/>
          <w:szCs w:val="24"/>
        </w:rPr>
        <w:pPrChange w:id="2818" w:author="Zaheen, Sahira" w:date="2020-03-14T23:35:00Z">
          <w:pPr>
            <w:jc w:val="both"/>
          </w:pPr>
        </w:pPrChange>
      </w:pPr>
    </w:p>
    <w:p w14:paraId="436222F3" w14:textId="77777777" w:rsidR="005520BD" w:rsidRDefault="005520BD" w:rsidP="00C61B51">
      <w:pPr>
        <w:ind w:firstLine="720"/>
        <w:jc w:val="both"/>
        <w:rPr>
          <w:ins w:id="2819" w:author="Nguyen, Anh" w:date="2020-03-14T20:08:00Z"/>
          <w:del w:id="2820" w:author="Zaheen, Sahira" w:date="2020-03-14T22:31:00Z"/>
          <w:sz w:val="24"/>
          <w:szCs w:val="24"/>
        </w:rPr>
        <w:pPrChange w:id="2821" w:author="Zaheen, Sahira" w:date="2020-03-14T23:35:00Z">
          <w:pPr>
            <w:jc w:val="both"/>
          </w:pPr>
        </w:pPrChange>
      </w:pPr>
    </w:p>
    <w:p w14:paraId="0452A0CA" w14:textId="77777777" w:rsidR="005520BD" w:rsidRDefault="005520BD" w:rsidP="00C61B51">
      <w:pPr>
        <w:ind w:firstLine="720"/>
        <w:jc w:val="both"/>
        <w:rPr>
          <w:ins w:id="2822" w:author="Nguyen, Anh" w:date="2020-03-14T20:08:00Z"/>
          <w:del w:id="2823" w:author="Zaheen, Sahira" w:date="2020-03-14T22:31:00Z"/>
          <w:sz w:val="24"/>
          <w:szCs w:val="24"/>
        </w:rPr>
        <w:pPrChange w:id="2824" w:author="Zaheen, Sahira" w:date="2020-03-14T23:35:00Z">
          <w:pPr>
            <w:jc w:val="both"/>
          </w:pPr>
        </w:pPrChange>
      </w:pPr>
    </w:p>
    <w:p w14:paraId="2254022B" w14:textId="77777777" w:rsidR="005520BD" w:rsidRDefault="005520BD" w:rsidP="00C61B51">
      <w:pPr>
        <w:ind w:firstLine="720"/>
        <w:jc w:val="both"/>
        <w:rPr>
          <w:ins w:id="2825" w:author="Nguyen, Anh" w:date="2020-03-14T20:08:00Z"/>
          <w:del w:id="2826" w:author="Zaheen, Sahira" w:date="2020-03-14T22:31:00Z"/>
          <w:sz w:val="24"/>
          <w:szCs w:val="24"/>
        </w:rPr>
        <w:pPrChange w:id="2827" w:author="Zaheen, Sahira" w:date="2020-03-14T23:35:00Z">
          <w:pPr>
            <w:jc w:val="both"/>
          </w:pPr>
        </w:pPrChange>
      </w:pPr>
    </w:p>
    <w:p w14:paraId="450B990A" w14:textId="77777777" w:rsidR="005520BD" w:rsidRDefault="005520BD" w:rsidP="00C61B51">
      <w:pPr>
        <w:ind w:firstLine="720"/>
        <w:jc w:val="both"/>
        <w:rPr>
          <w:ins w:id="2828" w:author="Nguyen, Anh" w:date="2020-03-14T20:08:00Z"/>
          <w:del w:id="2829" w:author="Zaheen, Sahira" w:date="2020-03-14T22:31:00Z"/>
          <w:sz w:val="24"/>
          <w:szCs w:val="24"/>
        </w:rPr>
        <w:pPrChange w:id="2830" w:author="Zaheen, Sahira" w:date="2020-03-14T23:35:00Z">
          <w:pPr>
            <w:jc w:val="both"/>
          </w:pPr>
        </w:pPrChange>
      </w:pPr>
    </w:p>
    <w:p w14:paraId="7EDD5B24" w14:textId="77777777" w:rsidR="005520BD" w:rsidRDefault="005520BD" w:rsidP="00C61B51">
      <w:pPr>
        <w:ind w:firstLine="720"/>
        <w:jc w:val="both"/>
        <w:rPr>
          <w:ins w:id="2831" w:author="Nguyen, Anh" w:date="2020-03-14T20:08:00Z"/>
          <w:del w:id="2832" w:author="Zaheen, Sahira" w:date="2020-03-14T23:35:00Z"/>
          <w:sz w:val="24"/>
          <w:szCs w:val="24"/>
        </w:rPr>
        <w:pPrChange w:id="2833" w:author="Zaheen, Sahira" w:date="2020-03-14T23:35:00Z">
          <w:pPr>
            <w:jc w:val="both"/>
          </w:pPr>
        </w:pPrChange>
      </w:pPr>
    </w:p>
    <w:p w14:paraId="188082C0" w14:textId="77777777" w:rsidR="005520BD" w:rsidRDefault="005520BD" w:rsidP="00C61B51">
      <w:pPr>
        <w:ind w:firstLine="720"/>
        <w:jc w:val="both"/>
        <w:rPr>
          <w:ins w:id="2834" w:author="Nguyen, Anh" w:date="2020-03-14T20:08:00Z"/>
          <w:sz w:val="24"/>
          <w:szCs w:val="24"/>
        </w:rPr>
        <w:pPrChange w:id="2835" w:author="Zaheen, Sahira" w:date="2020-03-14T23:35:00Z">
          <w:pPr>
            <w:jc w:val="both"/>
          </w:pPr>
        </w:pPrChange>
      </w:pPr>
    </w:p>
    <w:p w14:paraId="5460E641" w14:textId="79FF246A" w:rsidR="00882CD5" w:rsidRPr="00882CD5" w:rsidRDefault="00882CD5" w:rsidP="00882CD5">
      <w:pPr>
        <w:jc w:val="both"/>
        <w:rPr>
          <w:del w:id="2836" w:author="Nguyen, Anh" w:date="2020-03-14T20:33:00Z"/>
          <w:sz w:val="24"/>
          <w:szCs w:val="24"/>
        </w:rPr>
      </w:pPr>
    </w:p>
    <w:p w14:paraId="1FDCED43" w14:textId="77777777" w:rsidR="001D2827" w:rsidRDefault="001D2827">
      <w:pPr>
        <w:jc w:val="both"/>
        <w:rPr>
          <w:ins w:id="2837" w:author="Ham, Yunee" w:date="2020-03-14T23:29:00Z"/>
          <w:sz w:val="24"/>
          <w:szCs w:val="24"/>
        </w:rPr>
      </w:pPr>
    </w:p>
    <w:p w14:paraId="46E00B18" w14:textId="77777777" w:rsidR="000411B4" w:rsidRPr="000411B4" w:rsidRDefault="000411B4" w:rsidP="000411B4">
      <w:pPr>
        <w:jc w:val="both"/>
        <w:rPr>
          <w:ins w:id="2838" w:author="Ham, Yunee" w:date="2020-03-14T23:29:00Z"/>
          <w:sz w:val="24"/>
          <w:szCs w:val="24"/>
        </w:rPr>
      </w:pPr>
    </w:p>
    <w:p w14:paraId="5471D42B" w14:textId="77777777" w:rsidR="001D2827" w:rsidRDefault="001D2827">
      <w:pPr>
        <w:jc w:val="both"/>
        <w:rPr>
          <w:ins w:id="2839" w:author="Ham, Yunee" w:date="2020-03-14T23:29:00Z"/>
          <w:sz w:val="24"/>
          <w:szCs w:val="24"/>
        </w:rPr>
      </w:pPr>
    </w:p>
    <w:p w14:paraId="54A14B72" w14:textId="77777777" w:rsidR="001D2827" w:rsidRDefault="001D2827">
      <w:pPr>
        <w:jc w:val="both"/>
        <w:rPr>
          <w:ins w:id="2840" w:author="Ham, Yunee" w:date="2020-03-14T23:29:00Z"/>
          <w:sz w:val="24"/>
          <w:szCs w:val="24"/>
        </w:rPr>
      </w:pPr>
    </w:p>
    <w:p w14:paraId="666717C3" w14:textId="77777777" w:rsidR="001D2827" w:rsidRDefault="001D2827">
      <w:pPr>
        <w:jc w:val="both"/>
        <w:rPr>
          <w:ins w:id="2841" w:author="Ham, Yunee" w:date="2020-03-14T23:29:00Z"/>
          <w:sz w:val="24"/>
          <w:szCs w:val="24"/>
        </w:rPr>
      </w:pPr>
    </w:p>
    <w:p w14:paraId="650A323E" w14:textId="77777777" w:rsidR="001D2827" w:rsidRDefault="001D2827">
      <w:pPr>
        <w:jc w:val="both"/>
        <w:rPr>
          <w:ins w:id="2842" w:author="Ham, Yunee" w:date="2020-03-14T23:29:00Z"/>
          <w:sz w:val="24"/>
          <w:szCs w:val="24"/>
        </w:rPr>
      </w:pPr>
    </w:p>
    <w:p w14:paraId="6740823F" w14:textId="77777777" w:rsidR="001D2827" w:rsidRDefault="001D2827">
      <w:pPr>
        <w:jc w:val="both"/>
        <w:rPr>
          <w:ins w:id="2843" w:author="Ham, Yunee" w:date="2020-03-14T23:29:00Z"/>
          <w:sz w:val="24"/>
          <w:szCs w:val="24"/>
        </w:rPr>
      </w:pPr>
    </w:p>
    <w:p w14:paraId="72FFCCAB" w14:textId="77777777" w:rsidR="005E1C8D" w:rsidRPr="005E1C8D" w:rsidRDefault="005E1C8D" w:rsidP="005E1C8D">
      <w:pPr>
        <w:jc w:val="both"/>
        <w:rPr>
          <w:ins w:id="2844" w:author="Ham, Yunee" w:date="2020-03-14T23:29:00Z"/>
          <w:sz w:val="24"/>
          <w:szCs w:val="24"/>
        </w:rPr>
      </w:pPr>
    </w:p>
    <w:p w14:paraId="32A36081" w14:textId="77777777" w:rsidR="003F4D48" w:rsidRDefault="003F4D48">
      <w:pPr>
        <w:jc w:val="both"/>
        <w:rPr>
          <w:ins w:id="2845" w:author="Ham, Yunee" w:date="2020-03-14T23:35:00Z"/>
          <w:sz w:val="24"/>
          <w:szCs w:val="24"/>
        </w:rPr>
      </w:pPr>
    </w:p>
    <w:p w14:paraId="3C2948B1" w14:textId="77777777" w:rsidR="003F4D48" w:rsidRDefault="003F4D48">
      <w:pPr>
        <w:jc w:val="both"/>
        <w:rPr>
          <w:ins w:id="2846" w:author="Ham, Yunee" w:date="2020-03-14T23:29:00Z"/>
          <w:sz w:val="24"/>
          <w:szCs w:val="24"/>
        </w:rPr>
      </w:pPr>
    </w:p>
    <w:p w14:paraId="09E7A9D6" w14:textId="77777777" w:rsidR="001D2827" w:rsidRDefault="001D2827">
      <w:pPr>
        <w:jc w:val="both"/>
        <w:rPr>
          <w:ins w:id="2847" w:author="Ham, Yunee" w:date="2020-03-14T23:29:00Z"/>
          <w:sz w:val="24"/>
          <w:szCs w:val="24"/>
        </w:rPr>
      </w:pPr>
    </w:p>
    <w:p w14:paraId="07647F51" w14:textId="77777777" w:rsidR="001D2827" w:rsidRDefault="001D2827">
      <w:pPr>
        <w:jc w:val="both"/>
        <w:rPr>
          <w:ins w:id="2848" w:author="Ham, Yunee" w:date="2020-03-14T23:30:00Z"/>
          <w:sz w:val="24"/>
          <w:szCs w:val="24"/>
        </w:rPr>
      </w:pPr>
    </w:p>
    <w:p w14:paraId="6658A56C" w14:textId="77777777" w:rsidR="001D2827" w:rsidRDefault="001D2827">
      <w:pPr>
        <w:jc w:val="both"/>
        <w:rPr>
          <w:ins w:id="2849" w:author="Ham, Yunee" w:date="2020-03-14T23:30:00Z"/>
          <w:sz w:val="24"/>
          <w:szCs w:val="24"/>
        </w:rPr>
      </w:pPr>
    </w:p>
    <w:p w14:paraId="2CEF15FB" w14:textId="77777777" w:rsidR="001D2827" w:rsidRDefault="001D2827">
      <w:pPr>
        <w:jc w:val="both"/>
        <w:rPr>
          <w:ins w:id="2850" w:author="Ham, Yunee" w:date="2020-03-14T23:30:00Z"/>
          <w:sz w:val="24"/>
          <w:szCs w:val="24"/>
        </w:rPr>
      </w:pPr>
    </w:p>
    <w:p w14:paraId="6C76D02E" w14:textId="77777777" w:rsidR="001D2827" w:rsidRDefault="001D2827">
      <w:pPr>
        <w:jc w:val="both"/>
        <w:rPr>
          <w:ins w:id="2851" w:author="Ham, Yunee" w:date="2020-03-14T23:30:00Z"/>
          <w:sz w:val="24"/>
          <w:szCs w:val="24"/>
        </w:rPr>
      </w:pPr>
    </w:p>
    <w:p w14:paraId="70857563" w14:textId="77777777" w:rsidR="007C23B4" w:rsidRDefault="007C23B4">
      <w:pPr>
        <w:jc w:val="both"/>
        <w:rPr>
          <w:ins w:id="2852" w:author="Ham, Yunee" w:date="2020-03-14T23:48:00Z"/>
          <w:sz w:val="24"/>
          <w:szCs w:val="24"/>
        </w:rPr>
      </w:pPr>
    </w:p>
    <w:p w14:paraId="6E3404B8" w14:textId="77777777" w:rsidR="007C23B4" w:rsidRDefault="007C23B4">
      <w:pPr>
        <w:jc w:val="both"/>
        <w:rPr>
          <w:ins w:id="2853" w:author="Ham, Yunee" w:date="2020-03-14T23:30:00Z"/>
          <w:sz w:val="24"/>
          <w:szCs w:val="24"/>
        </w:rPr>
      </w:pPr>
    </w:p>
    <w:p w14:paraId="4E62ADFD" w14:textId="77777777" w:rsidR="001D2827" w:rsidRDefault="001D2827">
      <w:pPr>
        <w:jc w:val="both"/>
        <w:rPr>
          <w:ins w:id="2854" w:author="Ham, Yunee" w:date="2020-03-14T23:29:00Z"/>
          <w:sz w:val="24"/>
          <w:szCs w:val="24"/>
        </w:rPr>
      </w:pPr>
    </w:p>
    <w:p w14:paraId="00000340" w14:textId="77777777" w:rsidR="00A95D10" w:rsidRDefault="00C1514F">
      <w:pPr>
        <w:jc w:val="both"/>
        <w:rPr>
          <w:b/>
          <w:color w:val="2D3B45"/>
          <w:sz w:val="26"/>
          <w:szCs w:val="26"/>
        </w:rPr>
      </w:pPr>
      <w:r>
        <w:rPr>
          <w:b/>
          <w:sz w:val="24"/>
          <w:szCs w:val="24"/>
        </w:rPr>
        <w:t xml:space="preserve">VI. </w:t>
      </w:r>
      <w:r>
        <w:rPr>
          <w:b/>
          <w:color w:val="2D3B45"/>
          <w:sz w:val="26"/>
          <w:szCs w:val="26"/>
        </w:rPr>
        <w:t xml:space="preserve">References </w:t>
      </w:r>
    </w:p>
    <w:p w14:paraId="00000341" w14:textId="77777777" w:rsidR="00A95D10" w:rsidRDefault="00A95D10">
      <w:pPr>
        <w:jc w:val="both"/>
        <w:rPr>
          <w:color w:val="222222"/>
          <w:sz w:val="24"/>
          <w:szCs w:val="24"/>
          <w:highlight w:val="white"/>
        </w:rPr>
      </w:pPr>
    </w:p>
    <w:p w14:paraId="00000342" w14:textId="77777777" w:rsidR="00A95D10" w:rsidRDefault="00C1514F">
      <w:pPr>
        <w:jc w:val="both"/>
        <w:rPr>
          <w:sz w:val="24"/>
          <w:szCs w:val="24"/>
        </w:rPr>
      </w:pPr>
      <w:proofErr w:type="spellStart"/>
      <w:r>
        <w:rPr>
          <w:sz w:val="24"/>
          <w:szCs w:val="24"/>
        </w:rPr>
        <w:t>Dziak</w:t>
      </w:r>
      <w:proofErr w:type="spellEnd"/>
      <w:r>
        <w:rPr>
          <w:sz w:val="24"/>
          <w:szCs w:val="24"/>
        </w:rPr>
        <w:t xml:space="preserve">, John J., et al. "Sensitivity and specificity of information criteria." </w:t>
      </w:r>
      <w:proofErr w:type="spellStart"/>
      <w:r>
        <w:rPr>
          <w:sz w:val="24"/>
          <w:szCs w:val="24"/>
        </w:rPr>
        <w:t>bioRxiv</w:t>
      </w:r>
      <w:proofErr w:type="spellEnd"/>
      <w:r>
        <w:rPr>
          <w:sz w:val="24"/>
          <w:szCs w:val="24"/>
        </w:rPr>
        <w:t xml:space="preserve"> (2019): 449751.</w:t>
      </w:r>
    </w:p>
    <w:p w14:paraId="00000343" w14:textId="77777777" w:rsidR="00A95D10" w:rsidRDefault="00A95D10">
      <w:pPr>
        <w:jc w:val="left"/>
        <w:rPr>
          <w:color w:val="222222"/>
          <w:sz w:val="24"/>
          <w:szCs w:val="24"/>
          <w:highlight w:val="white"/>
        </w:rPr>
      </w:pPr>
    </w:p>
    <w:p w14:paraId="00000345" w14:textId="2A4D22BD" w:rsidR="00A95D10" w:rsidRDefault="00C1514F" w:rsidP="001D33C4">
      <w:pPr>
        <w:jc w:val="left"/>
        <w:rPr>
          <w:color w:val="222222"/>
          <w:sz w:val="24"/>
          <w:szCs w:val="24"/>
          <w:highlight w:val="white"/>
        </w:rPr>
      </w:pPr>
      <w:proofErr w:type="spellStart"/>
      <w:r>
        <w:rPr>
          <w:color w:val="222222"/>
          <w:sz w:val="24"/>
          <w:szCs w:val="24"/>
          <w:highlight w:val="white"/>
        </w:rPr>
        <w:lastRenderedPageBreak/>
        <w:t>Furuichi</w:t>
      </w:r>
      <w:proofErr w:type="spellEnd"/>
      <w:r>
        <w:rPr>
          <w:color w:val="222222"/>
          <w:sz w:val="24"/>
          <w:szCs w:val="24"/>
          <w:highlight w:val="white"/>
        </w:rPr>
        <w:t xml:space="preserve">, M., </w:t>
      </w:r>
      <w:proofErr w:type="spellStart"/>
      <w:r>
        <w:rPr>
          <w:color w:val="222222"/>
          <w:sz w:val="24"/>
          <w:szCs w:val="24"/>
          <w:highlight w:val="white"/>
        </w:rPr>
        <w:t>Koppelman</w:t>
      </w:r>
      <w:proofErr w:type="spellEnd"/>
      <w:r>
        <w:rPr>
          <w:color w:val="222222"/>
          <w:sz w:val="24"/>
          <w:szCs w:val="24"/>
          <w:highlight w:val="white"/>
        </w:rPr>
        <w:t xml:space="preserve">, F.S., 1994. An analysis of air travelers’ departure airport and destination choice behavior. Transportation Research Part A 28, 187–195. </w:t>
      </w:r>
    </w:p>
    <w:p w14:paraId="00000346" w14:textId="77777777" w:rsidR="00A95D10" w:rsidRDefault="00A95D10">
      <w:pPr>
        <w:jc w:val="left"/>
        <w:rPr>
          <w:color w:val="222222"/>
          <w:sz w:val="24"/>
          <w:szCs w:val="24"/>
          <w:highlight w:val="white"/>
        </w:rPr>
      </w:pPr>
    </w:p>
    <w:p w14:paraId="00000347" w14:textId="77777777" w:rsidR="00A95D10" w:rsidRDefault="00C1514F">
      <w:pPr>
        <w:jc w:val="left"/>
        <w:rPr>
          <w:b/>
          <w:sz w:val="24"/>
          <w:szCs w:val="24"/>
        </w:rPr>
      </w:pPr>
      <w:r>
        <w:rPr>
          <w:sz w:val="24"/>
          <w:szCs w:val="24"/>
          <w:highlight w:val="white"/>
        </w:rPr>
        <w:t xml:space="preserve">Skinner, Robert E. "Airport choice--an empirical study." </w:t>
      </w:r>
      <w:r>
        <w:rPr>
          <w:i/>
          <w:sz w:val="24"/>
          <w:szCs w:val="24"/>
          <w:highlight w:val="white"/>
        </w:rPr>
        <w:t>Journal of Transportation Engineering</w:t>
      </w:r>
      <w:r>
        <w:rPr>
          <w:sz w:val="24"/>
          <w:szCs w:val="24"/>
          <w:highlight w:val="white"/>
        </w:rPr>
        <w:t xml:space="preserve"> 102.TE4 (1976).</w:t>
      </w:r>
    </w:p>
    <w:p w14:paraId="00000348" w14:textId="77777777" w:rsidR="00A95D10" w:rsidRDefault="00A95D10">
      <w:pPr>
        <w:jc w:val="both"/>
        <w:rPr>
          <w:b/>
          <w:sz w:val="24"/>
          <w:szCs w:val="24"/>
        </w:rPr>
      </w:pPr>
    </w:p>
    <w:p w14:paraId="00000349" w14:textId="77777777" w:rsidR="00A95D10" w:rsidRDefault="00A95D10">
      <w:pPr>
        <w:jc w:val="both"/>
        <w:rPr>
          <w:sz w:val="24"/>
          <w:szCs w:val="24"/>
        </w:rPr>
      </w:pPr>
    </w:p>
    <w:p w14:paraId="0000034A" w14:textId="77777777" w:rsidR="00A95D10" w:rsidRDefault="00A95D10">
      <w:pPr>
        <w:jc w:val="both"/>
        <w:rPr>
          <w:sz w:val="24"/>
          <w:szCs w:val="24"/>
        </w:rPr>
      </w:pPr>
    </w:p>
    <w:p w14:paraId="0000034B" w14:textId="77777777" w:rsidR="00A95D10" w:rsidRDefault="00A95D10">
      <w:pPr>
        <w:jc w:val="both"/>
        <w:rPr>
          <w:sz w:val="24"/>
          <w:szCs w:val="24"/>
        </w:rPr>
      </w:pPr>
    </w:p>
    <w:sectPr w:rsidR="00A95D10" w:rsidSect="00D96441">
      <w:footerReference w:type="default" r:id="rId59"/>
      <w:pgSz w:w="12240" w:h="15840"/>
      <w:pgMar w:top="1008" w:right="1008" w:bottom="1008" w:left="1008"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58" w:author="Ham, Yunee" w:date="2020-03-14T20:06:00Z" w:initials="HY">
    <w:p w14:paraId="0E438CF1" w14:textId="77777777" w:rsidR="001C106B" w:rsidRDefault="001C106B" w:rsidP="001C106B">
      <w:pPr>
        <w:pStyle w:val="CommentText"/>
        <w:rPr>
          <w:noProof/>
        </w:rPr>
      </w:pPr>
      <w:r>
        <w:rPr>
          <w:rStyle w:val="CommentReference"/>
        </w:rPr>
        <w:annotationRef/>
      </w:r>
      <w:r>
        <w:rPr>
          <w:noProof/>
        </w:rPr>
        <w:t>Under occupation 12? so 1~11?</w:t>
      </w:r>
    </w:p>
    <w:p w14:paraId="5082B5F1" w14:textId="77777777" w:rsidR="001C106B" w:rsidRDefault="001C106B" w:rsidP="001C106B">
      <w:pPr>
        <w:pStyle w:val="CommentText"/>
      </w:pPr>
    </w:p>
  </w:comment>
  <w:comment w:id="359" w:author="Ham, Yunee" w:date="2020-03-14T20:06:00Z" w:initials="HY">
    <w:p w14:paraId="418AC7D3" w14:textId="77777777" w:rsidR="001C106B" w:rsidRDefault="001C106B" w:rsidP="001C106B">
      <w:pPr>
        <w:pStyle w:val="CommentText"/>
      </w:pPr>
      <w:r>
        <w:rPr>
          <w:rStyle w:val="CommentReference"/>
        </w:rPr>
        <w:annotationRef/>
      </w:r>
    </w:p>
  </w:comment>
  <w:comment w:id="357" w:author="Ham, Yunee" w:date="2020-03-14T20:10:00Z" w:initials="HY">
    <w:p w14:paraId="0420CB5D" w14:textId="77777777" w:rsidR="001C106B" w:rsidRDefault="001C106B" w:rsidP="001C106B">
      <w:pPr>
        <w:pStyle w:val="CommentText"/>
      </w:pPr>
      <w:r>
        <w:rPr>
          <w:rStyle w:val="CommentReference"/>
        </w:rPr>
        <w:annotationRef/>
      </w:r>
    </w:p>
  </w:comment>
  <w:comment w:id="360" w:author="Ham, Yunee" w:date="2020-03-14T20:06:00Z" w:initials="HY">
    <w:p w14:paraId="79265CDD" w14:textId="77777777" w:rsidR="001C106B" w:rsidRDefault="001C106B" w:rsidP="001C106B">
      <w:pPr>
        <w:pStyle w:val="CommentText"/>
      </w:pPr>
      <w:r>
        <w:rPr>
          <w:rStyle w:val="CommentReference"/>
        </w:rPr>
        <w:annotationRef/>
      </w:r>
    </w:p>
  </w:comment>
  <w:comment w:id="388" w:author="Ham, Yunee" w:date="2020-03-14T20:03:00Z" w:initials="HY">
    <w:p w14:paraId="070B7BBC" w14:textId="3272CD24" w:rsidR="00A36D26" w:rsidRDefault="00A36D26" w:rsidP="00A36D26">
      <w:pPr>
        <w:pStyle w:val="CommentText"/>
      </w:pPr>
      <w:r>
        <w:rPr>
          <w:rStyle w:val="CommentReference"/>
        </w:rPr>
        <w:annotationRef/>
      </w:r>
      <w:r>
        <w:t xml:space="preserve">Can we get this histogram without the red circles? I want to insert the actual shapes from Word Doc </w:t>
      </w:r>
      <w:r>
        <w:fldChar w:fldCharType="begin"/>
      </w:r>
      <w:r>
        <w:instrText xml:space="preserve"> HYPERLINK "mailto:klee1@seattleu.edu" </w:instrText>
      </w:r>
      <w:bookmarkStart w:id="389" w:name="_@_1786520C64A8495384C72738D5B0EC09Z"/>
      <w:r w:rsidRPr="00A36D26">
        <w:rPr>
          <w:rStyle w:val="Mention"/>
        </w:rPr>
        <w:fldChar w:fldCharType="separate"/>
      </w:r>
      <w:bookmarkEnd w:id="389"/>
      <w:r w:rsidRPr="00A36D26">
        <w:rPr>
          <w:rStyle w:val="Mention"/>
          <w:noProof/>
        </w:rPr>
        <w:t>@Lee, Ki Min</w:t>
      </w:r>
      <w:r>
        <w:fldChar w:fldCharType="end"/>
      </w:r>
    </w:p>
  </w:comment>
  <w:comment w:id="386" w:author="Ham, Yunee" w:date="2020-03-14T20:04:00Z" w:initials="HY">
    <w:p w14:paraId="69FC0823" w14:textId="04D11E28" w:rsidR="00A36D26" w:rsidRDefault="00A36D26">
      <w:pPr>
        <w:pStyle w:val="CommentText"/>
      </w:pPr>
      <w:r>
        <w:rPr>
          <w:rStyle w:val="CommentReference"/>
        </w:rPr>
        <w:annotationRef/>
      </w:r>
    </w:p>
  </w:comment>
  <w:comment w:id="410" w:author="Ham, Yunee" w:date="2020-03-14T20:06:00Z" w:initials="HY">
    <w:p w14:paraId="3EB7D5F3" w14:textId="77777777" w:rsidR="00C913D6" w:rsidRDefault="00C913D6">
      <w:pPr>
        <w:pStyle w:val="CommentText"/>
        <w:rPr>
          <w:noProof/>
        </w:rPr>
      </w:pPr>
      <w:r>
        <w:rPr>
          <w:rStyle w:val="CommentReference"/>
        </w:rPr>
        <w:annotationRef/>
      </w:r>
      <w:r w:rsidR="005D7FB1">
        <w:rPr>
          <w:noProof/>
        </w:rPr>
        <w:t>Under occupation 12? so 1~11?</w:t>
      </w:r>
    </w:p>
    <w:p w14:paraId="5B097E07" w14:textId="425E8241" w:rsidR="00C913D6" w:rsidRDefault="00C913D6">
      <w:pPr>
        <w:pStyle w:val="CommentText"/>
      </w:pPr>
    </w:p>
  </w:comment>
  <w:comment w:id="412" w:author="Ham, Yunee" w:date="2020-03-14T20:06:00Z" w:initials="HY">
    <w:p w14:paraId="1B695126" w14:textId="325AD8E0" w:rsidR="00C913D6" w:rsidRDefault="00C913D6">
      <w:pPr>
        <w:pStyle w:val="CommentText"/>
      </w:pPr>
      <w:r>
        <w:rPr>
          <w:rStyle w:val="CommentReference"/>
        </w:rPr>
        <w:annotationRef/>
      </w:r>
    </w:p>
  </w:comment>
  <w:comment w:id="405" w:author="Ham, Yunee" w:date="2020-03-14T20:10:00Z" w:initials="HY">
    <w:p w14:paraId="743D8F3C" w14:textId="66D4D93E" w:rsidR="0095270D" w:rsidRDefault="0095270D">
      <w:pPr>
        <w:pStyle w:val="CommentText"/>
      </w:pPr>
      <w:r>
        <w:rPr>
          <w:rStyle w:val="CommentReference"/>
        </w:rPr>
        <w:annotationRef/>
      </w:r>
    </w:p>
  </w:comment>
  <w:comment w:id="425" w:author="Ham, Yunee" w:date="2020-03-14T20:06:00Z" w:initials="HY">
    <w:p w14:paraId="17CF517D" w14:textId="0775E3AF" w:rsidR="00C913D6" w:rsidRDefault="00C913D6">
      <w:pPr>
        <w:pStyle w:val="CommentText"/>
      </w:pPr>
      <w:r>
        <w:rPr>
          <w:rStyle w:val="CommentReference"/>
        </w:rPr>
        <w:annotationRef/>
      </w:r>
    </w:p>
  </w:comment>
  <w:comment w:id="964" w:author="Anh Nguyen" w:date="2020-03-14T20:09:00Z" w:initials="">
    <w:p w14:paraId="00000355" w14:textId="77777777" w:rsidR="00A95D10" w:rsidRDefault="00C1514F">
      <w:pPr>
        <w:widowControl w:val="0"/>
        <w:pBdr>
          <w:top w:val="nil"/>
          <w:left w:val="nil"/>
          <w:bottom w:val="nil"/>
          <w:right w:val="nil"/>
          <w:between w:val="nil"/>
        </w:pBdr>
        <w:jc w:val="left"/>
        <w:rPr>
          <w:rFonts w:ascii="Arial" w:eastAsia="Arial" w:hAnsi="Arial" w:cs="Arial"/>
          <w:color w:val="000000"/>
        </w:rPr>
      </w:pPr>
      <w:r>
        <w:rPr>
          <w:rFonts w:ascii="Arial" w:eastAsia="Arial" w:hAnsi="Arial" w:cs="Arial"/>
          <w:color w:val="000000"/>
        </w:rPr>
        <w:t>Dziak, John J., et al. "Sensitivity and specificity of information criteria." bioRxiv (2019): 449751.</w:t>
      </w:r>
    </w:p>
  </w:comment>
  <w:comment w:id="1565" w:author="Ham, Yunee" w:date="2020-03-14T20:35:00Z" w:initials="HY">
    <w:p w14:paraId="71D62B78" w14:textId="77777777" w:rsidR="00BE3F27" w:rsidRDefault="00BE3F27" w:rsidP="00BE3F27">
      <w:pPr>
        <w:pStyle w:val="CommentText"/>
      </w:pPr>
      <w:r>
        <w:rPr>
          <w:rStyle w:val="CommentReference"/>
        </w:rPr>
        <w:annotationRef/>
      </w:r>
    </w:p>
  </w:comment>
  <w:comment w:id="1911" w:author="Ham, Yunee" w:date="2020-03-14T20:35:00Z" w:initials="HY">
    <w:p w14:paraId="4F6B2C8E" w14:textId="75AE679D" w:rsidR="00AD6D74" w:rsidRDefault="00AD6D74">
      <w:pPr>
        <w:pStyle w:val="CommentText"/>
      </w:pPr>
      <w:r>
        <w:rPr>
          <w:rStyle w:val="CommentReference"/>
        </w:rPr>
        <w:annotationRef/>
      </w:r>
    </w:p>
  </w:comment>
  <w:comment w:id="2113" w:author="Ham, Yunee" w:date="2020-03-14T20:35:00Z" w:initials="HY">
    <w:p w14:paraId="3FBA945C" w14:textId="77777777" w:rsidR="00172CFC" w:rsidRDefault="00172CFC" w:rsidP="00172CFC">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82B5F1" w15:done="0"/>
  <w15:commentEx w15:paraId="418AC7D3" w15:done="0"/>
  <w15:commentEx w15:paraId="0420CB5D" w15:done="0"/>
  <w15:commentEx w15:paraId="79265CDD" w15:done="0"/>
  <w15:commentEx w15:paraId="070B7BBC" w15:done="0"/>
  <w15:commentEx w15:paraId="69FC0823" w15:paraIdParent="070B7BBC" w15:done="0"/>
  <w15:commentEx w15:paraId="5B097E07" w15:done="0"/>
  <w15:commentEx w15:paraId="1B695126" w15:done="0"/>
  <w15:commentEx w15:paraId="743D8F3C" w15:done="0"/>
  <w15:commentEx w15:paraId="17CF517D" w15:done="0"/>
  <w15:commentEx w15:paraId="00000355" w15:done="0"/>
  <w15:commentEx w15:paraId="71D62B78" w15:done="0"/>
  <w15:commentEx w15:paraId="4F6B2C8E" w15:done="0"/>
  <w15:commentEx w15:paraId="3FBA945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82B5F1" w16cid:durableId="2217E463"/>
  <w16cid:commentId w16cid:paraId="418AC7D3" w16cid:durableId="2217E462"/>
  <w16cid:commentId w16cid:paraId="0420CB5D" w16cid:durableId="2217E461"/>
  <w16cid:commentId w16cid:paraId="79265CDD" w16cid:durableId="2217E460"/>
  <w16cid:commentId w16cid:paraId="69FC0823" w16cid:durableId="2217C174"/>
  <w16cid:commentId w16cid:paraId="5B097E07" w16cid:durableId="2217B7B0"/>
  <w16cid:commentId w16cid:paraId="1B695126" w16cid:durableId="2217B7BF"/>
  <w16cid:commentId w16cid:paraId="743D8F3C" w16cid:durableId="2217B89B"/>
  <w16cid:commentId w16cid:paraId="17CF517D" w16cid:durableId="2217B7C8"/>
  <w16cid:commentId w16cid:paraId="00000355" w16cid:durableId="22175F20"/>
  <w16cid:commentId w16cid:paraId="71D62B78" w16cid:durableId="2217DC7D"/>
  <w16cid:commentId w16cid:paraId="4F6B2C8E" w16cid:durableId="2217BE98"/>
  <w16cid:commentId w16cid:paraId="3FBA945C" w16cid:durableId="2217CE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E52C4C" w14:textId="77777777" w:rsidR="00FD315E" w:rsidRDefault="00FD315E" w:rsidP="00FD315E">
      <w:r>
        <w:separator/>
      </w:r>
    </w:p>
  </w:endnote>
  <w:endnote w:type="continuationSeparator" w:id="0">
    <w:p w14:paraId="64133FBF" w14:textId="77777777" w:rsidR="00FD315E" w:rsidRDefault="00FD315E" w:rsidP="00FD315E">
      <w:r>
        <w:continuationSeparator/>
      </w:r>
    </w:p>
  </w:endnote>
  <w:endnote w:type="continuationNotice" w:id="1">
    <w:p w14:paraId="6FF1B2BB" w14:textId="77777777" w:rsidR="00FD315E" w:rsidRDefault="00FD31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2855" w:author="Ham, Yunee" w:date="2020-03-14T23:12:00Z"/>
  <w:sdt>
    <w:sdtPr>
      <w:id w:val="1675385391"/>
      <w:docPartObj>
        <w:docPartGallery w:val="Page Numbers (Bottom of Page)"/>
        <w:docPartUnique/>
      </w:docPartObj>
    </w:sdtPr>
    <w:sdtEndPr>
      <w:rPr>
        <w:noProof/>
      </w:rPr>
    </w:sdtEndPr>
    <w:sdtContent>
      <w:customXmlInsRangeEnd w:id="2855"/>
      <w:p w14:paraId="39A7DC39" w14:textId="7344D00E" w:rsidR="004D45B8" w:rsidRDefault="004D45B8">
        <w:pPr>
          <w:pStyle w:val="Footer"/>
          <w:jc w:val="right"/>
          <w:rPr>
            <w:ins w:id="2856" w:author="Ham, Yunee" w:date="2020-03-14T23:12:00Z"/>
          </w:rPr>
        </w:pPr>
        <w:ins w:id="2857" w:author="Ham, Yunee" w:date="2020-03-14T23:12:00Z">
          <w:r>
            <w:fldChar w:fldCharType="begin"/>
          </w:r>
          <w:r>
            <w:instrText xml:space="preserve"> PAGE   \* MERGEFORMAT </w:instrText>
          </w:r>
          <w:r>
            <w:fldChar w:fldCharType="separate"/>
          </w:r>
          <w:r>
            <w:rPr>
              <w:noProof/>
            </w:rPr>
            <w:t>2</w:t>
          </w:r>
          <w:r>
            <w:rPr>
              <w:noProof/>
            </w:rPr>
            <w:fldChar w:fldCharType="end"/>
          </w:r>
        </w:ins>
      </w:p>
      <w:customXmlInsRangeStart w:id="2858" w:author="Ham, Yunee" w:date="2020-03-14T23:12:00Z"/>
    </w:sdtContent>
  </w:sdt>
  <w:customXmlInsRangeEnd w:id="2858"/>
  <w:p w14:paraId="459034D8" w14:textId="77777777" w:rsidR="00A57C77" w:rsidRDefault="00A57C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F9B04C" w14:textId="77777777" w:rsidR="00FD315E" w:rsidRDefault="00FD315E" w:rsidP="00FD315E">
      <w:r>
        <w:separator/>
      </w:r>
    </w:p>
  </w:footnote>
  <w:footnote w:type="continuationSeparator" w:id="0">
    <w:p w14:paraId="4A9073F5" w14:textId="77777777" w:rsidR="00FD315E" w:rsidRDefault="00FD315E" w:rsidP="00FD315E">
      <w:r>
        <w:continuationSeparator/>
      </w:r>
    </w:p>
  </w:footnote>
  <w:footnote w:type="continuationNotice" w:id="1">
    <w:p w14:paraId="52BDA3B6" w14:textId="77777777" w:rsidR="00FD315E" w:rsidRDefault="00FD315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373B9"/>
    <w:multiLevelType w:val="hybridMultilevel"/>
    <w:tmpl w:val="CF709E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627C03"/>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EC35CDB"/>
    <w:multiLevelType w:val="hybridMultilevel"/>
    <w:tmpl w:val="92369D0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7D357C"/>
    <w:multiLevelType w:val="hybridMultilevel"/>
    <w:tmpl w:val="3AA42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657EA0"/>
    <w:multiLevelType w:val="multilevel"/>
    <w:tmpl w:val="2FD0BD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6D36F74"/>
    <w:multiLevelType w:val="multilevel"/>
    <w:tmpl w:val="10A262E8"/>
    <w:lvl w:ilvl="0">
      <w:numFmt w:val="decimal"/>
      <w:lvlText w:val="%1"/>
      <w:lvlJc w:val="left"/>
      <w:pPr>
        <w:ind w:left="395" w:hanging="395"/>
      </w:pPr>
      <w:rPr>
        <w:rFonts w:hint="default"/>
      </w:rPr>
    </w:lvl>
    <w:lvl w:ilvl="1">
      <w:start w:val="80"/>
      <w:numFmt w:val="decimal"/>
      <w:lvlText w:val="%1.%2"/>
      <w:lvlJc w:val="left"/>
      <w:pPr>
        <w:ind w:left="1106" w:hanging="395"/>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53" w:hanging="720"/>
      </w:pPr>
      <w:rPr>
        <w:rFonts w:hint="default"/>
      </w:rPr>
    </w:lvl>
    <w:lvl w:ilvl="4">
      <w:start w:val="1"/>
      <w:numFmt w:val="decimal"/>
      <w:lvlText w:val="%1.%2.%3.%4.%5"/>
      <w:lvlJc w:val="left"/>
      <w:pPr>
        <w:ind w:left="3924" w:hanging="1080"/>
      </w:pPr>
      <w:rPr>
        <w:rFonts w:hint="default"/>
      </w:rPr>
    </w:lvl>
    <w:lvl w:ilvl="5">
      <w:start w:val="1"/>
      <w:numFmt w:val="decimal"/>
      <w:lvlText w:val="%1.%2.%3.%4.%5.%6"/>
      <w:lvlJc w:val="left"/>
      <w:pPr>
        <w:ind w:left="4635" w:hanging="1080"/>
      </w:pPr>
      <w:rPr>
        <w:rFonts w:hint="default"/>
      </w:rPr>
    </w:lvl>
    <w:lvl w:ilvl="6">
      <w:start w:val="1"/>
      <w:numFmt w:val="decimal"/>
      <w:lvlText w:val="%1.%2.%3.%4.%5.%6.%7"/>
      <w:lvlJc w:val="left"/>
      <w:pPr>
        <w:ind w:left="5706" w:hanging="1440"/>
      </w:pPr>
      <w:rPr>
        <w:rFonts w:hint="default"/>
      </w:rPr>
    </w:lvl>
    <w:lvl w:ilvl="7">
      <w:start w:val="1"/>
      <w:numFmt w:val="decimal"/>
      <w:lvlText w:val="%1.%2.%3.%4.%5.%6.%7.%8"/>
      <w:lvlJc w:val="left"/>
      <w:pPr>
        <w:ind w:left="6417" w:hanging="1440"/>
      </w:pPr>
      <w:rPr>
        <w:rFonts w:hint="default"/>
      </w:rPr>
    </w:lvl>
    <w:lvl w:ilvl="8">
      <w:start w:val="1"/>
      <w:numFmt w:val="decimal"/>
      <w:lvlText w:val="%1.%2.%3.%4.%5.%6.%7.%8.%9"/>
      <w:lvlJc w:val="left"/>
      <w:pPr>
        <w:ind w:left="7128" w:hanging="1440"/>
      </w:pPr>
      <w:rPr>
        <w:rFonts w:hint="default"/>
      </w:rPr>
    </w:lvl>
  </w:abstractNum>
  <w:abstractNum w:abstractNumId="6" w15:restartNumberingAfterBreak="0">
    <w:nsid w:val="396E74BE"/>
    <w:multiLevelType w:val="hybridMultilevel"/>
    <w:tmpl w:val="60E490BE"/>
    <w:lvl w:ilvl="0" w:tplc="AC1AF0A4">
      <w:start w:val="7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FB2AC9"/>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DFF4B5D"/>
    <w:multiLevelType w:val="hybridMultilevel"/>
    <w:tmpl w:val="ECECB7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AE45CE"/>
    <w:multiLevelType w:val="hybridMultilevel"/>
    <w:tmpl w:val="FFFFFFFF"/>
    <w:lvl w:ilvl="0" w:tplc="89B2D6CC">
      <w:start w:val="1"/>
      <w:numFmt w:val="bullet"/>
      <w:lvlText w:val=""/>
      <w:lvlJc w:val="left"/>
      <w:pPr>
        <w:ind w:left="720" w:hanging="360"/>
      </w:pPr>
      <w:rPr>
        <w:rFonts w:ascii="Symbol" w:hAnsi="Symbol" w:hint="default"/>
      </w:rPr>
    </w:lvl>
    <w:lvl w:ilvl="1" w:tplc="E50CAF2C">
      <w:start w:val="1"/>
      <w:numFmt w:val="bullet"/>
      <w:lvlText w:val="o"/>
      <w:lvlJc w:val="left"/>
      <w:pPr>
        <w:ind w:left="1440" w:hanging="360"/>
      </w:pPr>
      <w:rPr>
        <w:rFonts w:ascii="Courier New" w:hAnsi="Courier New" w:hint="default"/>
      </w:rPr>
    </w:lvl>
    <w:lvl w:ilvl="2" w:tplc="988CDA78">
      <w:start w:val="1"/>
      <w:numFmt w:val="bullet"/>
      <w:lvlText w:val=""/>
      <w:lvlJc w:val="left"/>
      <w:pPr>
        <w:ind w:left="2160" w:hanging="360"/>
      </w:pPr>
      <w:rPr>
        <w:rFonts w:ascii="Wingdings" w:hAnsi="Wingdings" w:hint="default"/>
      </w:rPr>
    </w:lvl>
    <w:lvl w:ilvl="3" w:tplc="AE00D228">
      <w:start w:val="1"/>
      <w:numFmt w:val="bullet"/>
      <w:lvlText w:val=""/>
      <w:lvlJc w:val="left"/>
      <w:pPr>
        <w:ind w:left="2880" w:hanging="360"/>
      </w:pPr>
      <w:rPr>
        <w:rFonts w:ascii="Symbol" w:hAnsi="Symbol" w:hint="default"/>
      </w:rPr>
    </w:lvl>
    <w:lvl w:ilvl="4" w:tplc="C1D238AC">
      <w:start w:val="1"/>
      <w:numFmt w:val="bullet"/>
      <w:lvlText w:val="o"/>
      <w:lvlJc w:val="left"/>
      <w:pPr>
        <w:ind w:left="3600" w:hanging="360"/>
      </w:pPr>
      <w:rPr>
        <w:rFonts w:ascii="Courier New" w:hAnsi="Courier New" w:hint="default"/>
      </w:rPr>
    </w:lvl>
    <w:lvl w:ilvl="5" w:tplc="B2282E10">
      <w:start w:val="1"/>
      <w:numFmt w:val="bullet"/>
      <w:lvlText w:val=""/>
      <w:lvlJc w:val="left"/>
      <w:pPr>
        <w:ind w:left="4320" w:hanging="360"/>
      </w:pPr>
      <w:rPr>
        <w:rFonts w:ascii="Wingdings" w:hAnsi="Wingdings" w:hint="default"/>
      </w:rPr>
    </w:lvl>
    <w:lvl w:ilvl="6" w:tplc="9B2ECB42">
      <w:start w:val="1"/>
      <w:numFmt w:val="bullet"/>
      <w:lvlText w:val=""/>
      <w:lvlJc w:val="left"/>
      <w:pPr>
        <w:ind w:left="5040" w:hanging="360"/>
      </w:pPr>
      <w:rPr>
        <w:rFonts w:ascii="Symbol" w:hAnsi="Symbol" w:hint="default"/>
      </w:rPr>
    </w:lvl>
    <w:lvl w:ilvl="7" w:tplc="3232060C">
      <w:start w:val="1"/>
      <w:numFmt w:val="bullet"/>
      <w:lvlText w:val="o"/>
      <w:lvlJc w:val="left"/>
      <w:pPr>
        <w:ind w:left="5760" w:hanging="360"/>
      </w:pPr>
      <w:rPr>
        <w:rFonts w:ascii="Courier New" w:hAnsi="Courier New" w:hint="default"/>
      </w:rPr>
    </w:lvl>
    <w:lvl w:ilvl="8" w:tplc="3D123CAE">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7"/>
  </w:num>
  <w:num w:numId="5">
    <w:abstractNumId w:val="5"/>
  </w:num>
  <w:num w:numId="6">
    <w:abstractNumId w:val="6"/>
  </w:num>
  <w:num w:numId="7">
    <w:abstractNumId w:val="9"/>
  </w:num>
  <w:num w:numId="8">
    <w:abstractNumId w:val="0"/>
  </w:num>
  <w:num w:numId="9">
    <w:abstractNumId w:val="8"/>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m, Yunee">
    <w15:presenceInfo w15:providerId="None" w15:userId="Ham, Yun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revisionView w:markup="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CA2D5D9"/>
    <w:rsid w:val="000005B5"/>
    <w:rsid w:val="00005F17"/>
    <w:rsid w:val="00006A00"/>
    <w:rsid w:val="0000771A"/>
    <w:rsid w:val="00010746"/>
    <w:rsid w:val="00010AD6"/>
    <w:rsid w:val="0001262A"/>
    <w:rsid w:val="00012DF1"/>
    <w:rsid w:val="000139A7"/>
    <w:rsid w:val="00013B53"/>
    <w:rsid w:val="00013CA1"/>
    <w:rsid w:val="00015360"/>
    <w:rsid w:val="00015BFA"/>
    <w:rsid w:val="00016630"/>
    <w:rsid w:val="000170AD"/>
    <w:rsid w:val="000264AC"/>
    <w:rsid w:val="000273CC"/>
    <w:rsid w:val="00027822"/>
    <w:rsid w:val="00027F25"/>
    <w:rsid w:val="00032D80"/>
    <w:rsid w:val="000339B1"/>
    <w:rsid w:val="00034A33"/>
    <w:rsid w:val="00034CA6"/>
    <w:rsid w:val="00035B84"/>
    <w:rsid w:val="00036CB4"/>
    <w:rsid w:val="00036D90"/>
    <w:rsid w:val="0003728C"/>
    <w:rsid w:val="000411B4"/>
    <w:rsid w:val="000422B4"/>
    <w:rsid w:val="00042B99"/>
    <w:rsid w:val="00043857"/>
    <w:rsid w:val="00045321"/>
    <w:rsid w:val="000454C9"/>
    <w:rsid w:val="00046624"/>
    <w:rsid w:val="00047C50"/>
    <w:rsid w:val="00050164"/>
    <w:rsid w:val="00050320"/>
    <w:rsid w:val="0005360A"/>
    <w:rsid w:val="000539E6"/>
    <w:rsid w:val="00054619"/>
    <w:rsid w:val="00055B84"/>
    <w:rsid w:val="00056066"/>
    <w:rsid w:val="000571A5"/>
    <w:rsid w:val="00057F91"/>
    <w:rsid w:val="00060269"/>
    <w:rsid w:val="00060DE7"/>
    <w:rsid w:val="000616DF"/>
    <w:rsid w:val="0006245B"/>
    <w:rsid w:val="000641A6"/>
    <w:rsid w:val="000662A9"/>
    <w:rsid w:val="000666A6"/>
    <w:rsid w:val="0006726C"/>
    <w:rsid w:val="000675A0"/>
    <w:rsid w:val="00071805"/>
    <w:rsid w:val="00073A8C"/>
    <w:rsid w:val="000762FE"/>
    <w:rsid w:val="00076A02"/>
    <w:rsid w:val="00076A67"/>
    <w:rsid w:val="00077212"/>
    <w:rsid w:val="00077290"/>
    <w:rsid w:val="00077848"/>
    <w:rsid w:val="0008007A"/>
    <w:rsid w:val="000815DD"/>
    <w:rsid w:val="00084814"/>
    <w:rsid w:val="00084B68"/>
    <w:rsid w:val="0008542B"/>
    <w:rsid w:val="00090539"/>
    <w:rsid w:val="0009104C"/>
    <w:rsid w:val="00091EDA"/>
    <w:rsid w:val="00094B19"/>
    <w:rsid w:val="000956A5"/>
    <w:rsid w:val="000966E2"/>
    <w:rsid w:val="000967F3"/>
    <w:rsid w:val="00096E1E"/>
    <w:rsid w:val="000970A8"/>
    <w:rsid w:val="000972A4"/>
    <w:rsid w:val="000978FC"/>
    <w:rsid w:val="00097CFB"/>
    <w:rsid w:val="000A0868"/>
    <w:rsid w:val="000A2580"/>
    <w:rsid w:val="000A2A6A"/>
    <w:rsid w:val="000A3F2F"/>
    <w:rsid w:val="000A6A2C"/>
    <w:rsid w:val="000A6C96"/>
    <w:rsid w:val="000A7C7B"/>
    <w:rsid w:val="000A7DED"/>
    <w:rsid w:val="000B1630"/>
    <w:rsid w:val="000B1B2C"/>
    <w:rsid w:val="000B2EA8"/>
    <w:rsid w:val="000B3F7D"/>
    <w:rsid w:val="000B7853"/>
    <w:rsid w:val="000C1337"/>
    <w:rsid w:val="000C19CF"/>
    <w:rsid w:val="000C1D0F"/>
    <w:rsid w:val="000C2ABB"/>
    <w:rsid w:val="000C3C37"/>
    <w:rsid w:val="000C486A"/>
    <w:rsid w:val="000C4982"/>
    <w:rsid w:val="000C5746"/>
    <w:rsid w:val="000C62DD"/>
    <w:rsid w:val="000C6473"/>
    <w:rsid w:val="000D1920"/>
    <w:rsid w:val="000D2113"/>
    <w:rsid w:val="000D4C29"/>
    <w:rsid w:val="000D6653"/>
    <w:rsid w:val="000E1C8B"/>
    <w:rsid w:val="000E38AE"/>
    <w:rsid w:val="000E58BB"/>
    <w:rsid w:val="000E5A4D"/>
    <w:rsid w:val="000E5B20"/>
    <w:rsid w:val="000E6C16"/>
    <w:rsid w:val="000E6D15"/>
    <w:rsid w:val="000E7519"/>
    <w:rsid w:val="000F0AE8"/>
    <w:rsid w:val="000F232D"/>
    <w:rsid w:val="000F2AA1"/>
    <w:rsid w:val="000F40A0"/>
    <w:rsid w:val="000F4ABA"/>
    <w:rsid w:val="000F5F91"/>
    <w:rsid w:val="000F7094"/>
    <w:rsid w:val="0010024A"/>
    <w:rsid w:val="0010042B"/>
    <w:rsid w:val="00100F9A"/>
    <w:rsid w:val="00101DD7"/>
    <w:rsid w:val="00102AF3"/>
    <w:rsid w:val="00102B9C"/>
    <w:rsid w:val="00103ACA"/>
    <w:rsid w:val="001055F3"/>
    <w:rsid w:val="001060DF"/>
    <w:rsid w:val="00106D8C"/>
    <w:rsid w:val="00110703"/>
    <w:rsid w:val="00110C3B"/>
    <w:rsid w:val="001110DE"/>
    <w:rsid w:val="00111F92"/>
    <w:rsid w:val="00113BEF"/>
    <w:rsid w:val="001144D9"/>
    <w:rsid w:val="001145B4"/>
    <w:rsid w:val="0011517F"/>
    <w:rsid w:val="001153EF"/>
    <w:rsid w:val="001160BF"/>
    <w:rsid w:val="0011743A"/>
    <w:rsid w:val="00117472"/>
    <w:rsid w:val="00117622"/>
    <w:rsid w:val="001211EF"/>
    <w:rsid w:val="00121871"/>
    <w:rsid w:val="001218D1"/>
    <w:rsid w:val="00121E30"/>
    <w:rsid w:val="00121F0E"/>
    <w:rsid w:val="00121F69"/>
    <w:rsid w:val="001252DC"/>
    <w:rsid w:val="00125BA5"/>
    <w:rsid w:val="00126551"/>
    <w:rsid w:val="0012663B"/>
    <w:rsid w:val="00126711"/>
    <w:rsid w:val="00127E95"/>
    <w:rsid w:val="00130C6B"/>
    <w:rsid w:val="001313DF"/>
    <w:rsid w:val="00133BCB"/>
    <w:rsid w:val="00136066"/>
    <w:rsid w:val="001368A3"/>
    <w:rsid w:val="00136D42"/>
    <w:rsid w:val="00137927"/>
    <w:rsid w:val="00141AB0"/>
    <w:rsid w:val="00142762"/>
    <w:rsid w:val="001432CE"/>
    <w:rsid w:val="00143599"/>
    <w:rsid w:val="0014401E"/>
    <w:rsid w:val="00145835"/>
    <w:rsid w:val="00146155"/>
    <w:rsid w:val="00147A8F"/>
    <w:rsid w:val="00150814"/>
    <w:rsid w:val="0015214F"/>
    <w:rsid w:val="0015309B"/>
    <w:rsid w:val="00153AA1"/>
    <w:rsid w:val="00154B99"/>
    <w:rsid w:val="00155E00"/>
    <w:rsid w:val="00157CE8"/>
    <w:rsid w:val="00161410"/>
    <w:rsid w:val="00161FC0"/>
    <w:rsid w:val="001636BB"/>
    <w:rsid w:val="00164899"/>
    <w:rsid w:val="00164A1E"/>
    <w:rsid w:val="0016599D"/>
    <w:rsid w:val="00166EEB"/>
    <w:rsid w:val="001671FC"/>
    <w:rsid w:val="0016749B"/>
    <w:rsid w:val="0017055B"/>
    <w:rsid w:val="00170AE3"/>
    <w:rsid w:val="00170E33"/>
    <w:rsid w:val="00172265"/>
    <w:rsid w:val="00172CFC"/>
    <w:rsid w:val="0017303A"/>
    <w:rsid w:val="00173493"/>
    <w:rsid w:val="001747C9"/>
    <w:rsid w:val="00175118"/>
    <w:rsid w:val="00175167"/>
    <w:rsid w:val="00175850"/>
    <w:rsid w:val="00181126"/>
    <w:rsid w:val="001812A2"/>
    <w:rsid w:val="00181542"/>
    <w:rsid w:val="00183B90"/>
    <w:rsid w:val="00184D3B"/>
    <w:rsid w:val="00185B25"/>
    <w:rsid w:val="00187B87"/>
    <w:rsid w:val="001922CD"/>
    <w:rsid w:val="00192E04"/>
    <w:rsid w:val="00193305"/>
    <w:rsid w:val="001952A5"/>
    <w:rsid w:val="00197D8B"/>
    <w:rsid w:val="001A1545"/>
    <w:rsid w:val="001A1B88"/>
    <w:rsid w:val="001A2C99"/>
    <w:rsid w:val="001A4374"/>
    <w:rsid w:val="001B0381"/>
    <w:rsid w:val="001B217F"/>
    <w:rsid w:val="001B32B6"/>
    <w:rsid w:val="001B367C"/>
    <w:rsid w:val="001B376A"/>
    <w:rsid w:val="001B3917"/>
    <w:rsid w:val="001B48A3"/>
    <w:rsid w:val="001B4A32"/>
    <w:rsid w:val="001B5279"/>
    <w:rsid w:val="001B55EE"/>
    <w:rsid w:val="001B5CC7"/>
    <w:rsid w:val="001B60D0"/>
    <w:rsid w:val="001B66A2"/>
    <w:rsid w:val="001B733D"/>
    <w:rsid w:val="001C106B"/>
    <w:rsid w:val="001C16DF"/>
    <w:rsid w:val="001C2BFD"/>
    <w:rsid w:val="001C3718"/>
    <w:rsid w:val="001C60E6"/>
    <w:rsid w:val="001C6B57"/>
    <w:rsid w:val="001D0CF6"/>
    <w:rsid w:val="001D12D0"/>
    <w:rsid w:val="001D16B7"/>
    <w:rsid w:val="001D2079"/>
    <w:rsid w:val="001D2452"/>
    <w:rsid w:val="001D2827"/>
    <w:rsid w:val="001D33C4"/>
    <w:rsid w:val="001D6230"/>
    <w:rsid w:val="001D704E"/>
    <w:rsid w:val="001D739D"/>
    <w:rsid w:val="001E09D6"/>
    <w:rsid w:val="001E1F70"/>
    <w:rsid w:val="001F34B4"/>
    <w:rsid w:val="001F5685"/>
    <w:rsid w:val="001F6A21"/>
    <w:rsid w:val="001F716F"/>
    <w:rsid w:val="002002B8"/>
    <w:rsid w:val="0020095A"/>
    <w:rsid w:val="00200AD0"/>
    <w:rsid w:val="002012FA"/>
    <w:rsid w:val="002032A0"/>
    <w:rsid w:val="002036E3"/>
    <w:rsid w:val="00203D4B"/>
    <w:rsid w:val="00204F0D"/>
    <w:rsid w:val="002054C7"/>
    <w:rsid w:val="00205F26"/>
    <w:rsid w:val="00207413"/>
    <w:rsid w:val="00207733"/>
    <w:rsid w:val="002077BC"/>
    <w:rsid w:val="002103BB"/>
    <w:rsid w:val="00210C2E"/>
    <w:rsid w:val="00210E42"/>
    <w:rsid w:val="00211C49"/>
    <w:rsid w:val="002126A5"/>
    <w:rsid w:val="00212D10"/>
    <w:rsid w:val="00213AD5"/>
    <w:rsid w:val="00213BA9"/>
    <w:rsid w:val="00216C8A"/>
    <w:rsid w:val="00217685"/>
    <w:rsid w:val="002202D8"/>
    <w:rsid w:val="002206E8"/>
    <w:rsid w:val="00220E4A"/>
    <w:rsid w:val="00221045"/>
    <w:rsid w:val="00221199"/>
    <w:rsid w:val="00221D24"/>
    <w:rsid w:val="00222A2D"/>
    <w:rsid w:val="00222E1C"/>
    <w:rsid w:val="00224C83"/>
    <w:rsid w:val="0022556C"/>
    <w:rsid w:val="00225DC1"/>
    <w:rsid w:val="00227C99"/>
    <w:rsid w:val="00227E89"/>
    <w:rsid w:val="0023017C"/>
    <w:rsid w:val="00231D9C"/>
    <w:rsid w:val="002325CA"/>
    <w:rsid w:val="00233B23"/>
    <w:rsid w:val="0023450A"/>
    <w:rsid w:val="00234C0A"/>
    <w:rsid w:val="00237A04"/>
    <w:rsid w:val="0024084F"/>
    <w:rsid w:val="00240D02"/>
    <w:rsid w:val="002410E4"/>
    <w:rsid w:val="0024323D"/>
    <w:rsid w:val="002456C6"/>
    <w:rsid w:val="00245939"/>
    <w:rsid w:val="002474EA"/>
    <w:rsid w:val="002478DF"/>
    <w:rsid w:val="00251176"/>
    <w:rsid w:val="00251BB5"/>
    <w:rsid w:val="00252F48"/>
    <w:rsid w:val="002531E4"/>
    <w:rsid w:val="00254105"/>
    <w:rsid w:val="002545E6"/>
    <w:rsid w:val="002547B2"/>
    <w:rsid w:val="00254C04"/>
    <w:rsid w:val="00254DF8"/>
    <w:rsid w:val="00255EBC"/>
    <w:rsid w:val="00256385"/>
    <w:rsid w:val="0026079C"/>
    <w:rsid w:val="00260AC4"/>
    <w:rsid w:val="00264ACE"/>
    <w:rsid w:val="00265358"/>
    <w:rsid w:val="002665A5"/>
    <w:rsid w:val="00267EF0"/>
    <w:rsid w:val="00270B81"/>
    <w:rsid w:val="002715FE"/>
    <w:rsid w:val="00273D8E"/>
    <w:rsid w:val="00274761"/>
    <w:rsid w:val="00275BA4"/>
    <w:rsid w:val="00276123"/>
    <w:rsid w:val="002763F5"/>
    <w:rsid w:val="0028288B"/>
    <w:rsid w:val="0028299F"/>
    <w:rsid w:val="002832E5"/>
    <w:rsid w:val="0028560B"/>
    <w:rsid w:val="00286254"/>
    <w:rsid w:val="00287F0E"/>
    <w:rsid w:val="0029327A"/>
    <w:rsid w:val="002946E9"/>
    <w:rsid w:val="0029471B"/>
    <w:rsid w:val="00297106"/>
    <w:rsid w:val="00297797"/>
    <w:rsid w:val="002A01B7"/>
    <w:rsid w:val="002A0EB1"/>
    <w:rsid w:val="002A27F8"/>
    <w:rsid w:val="002A64F8"/>
    <w:rsid w:val="002A673F"/>
    <w:rsid w:val="002A68D9"/>
    <w:rsid w:val="002A6B50"/>
    <w:rsid w:val="002B142D"/>
    <w:rsid w:val="002B19B6"/>
    <w:rsid w:val="002B19FF"/>
    <w:rsid w:val="002B3FB5"/>
    <w:rsid w:val="002B4FD1"/>
    <w:rsid w:val="002B5F16"/>
    <w:rsid w:val="002B6750"/>
    <w:rsid w:val="002B7EF4"/>
    <w:rsid w:val="002C0338"/>
    <w:rsid w:val="002C2F98"/>
    <w:rsid w:val="002C3C10"/>
    <w:rsid w:val="002C3FEF"/>
    <w:rsid w:val="002C4338"/>
    <w:rsid w:val="002C435C"/>
    <w:rsid w:val="002C4DA4"/>
    <w:rsid w:val="002C4EA0"/>
    <w:rsid w:val="002C512F"/>
    <w:rsid w:val="002C5159"/>
    <w:rsid w:val="002C60DB"/>
    <w:rsid w:val="002C6B5E"/>
    <w:rsid w:val="002C7402"/>
    <w:rsid w:val="002C76D4"/>
    <w:rsid w:val="002D0FC4"/>
    <w:rsid w:val="002D1054"/>
    <w:rsid w:val="002D136E"/>
    <w:rsid w:val="002D1C74"/>
    <w:rsid w:val="002D22C9"/>
    <w:rsid w:val="002D2452"/>
    <w:rsid w:val="002D29B3"/>
    <w:rsid w:val="002D45DB"/>
    <w:rsid w:val="002D5D03"/>
    <w:rsid w:val="002D648B"/>
    <w:rsid w:val="002D7371"/>
    <w:rsid w:val="002D7E8B"/>
    <w:rsid w:val="002E0DEB"/>
    <w:rsid w:val="002E1B14"/>
    <w:rsid w:val="002E555D"/>
    <w:rsid w:val="002E579E"/>
    <w:rsid w:val="002E635A"/>
    <w:rsid w:val="002E6C29"/>
    <w:rsid w:val="002E7494"/>
    <w:rsid w:val="002E7888"/>
    <w:rsid w:val="002F0AB3"/>
    <w:rsid w:val="002F0DDF"/>
    <w:rsid w:val="002F28CF"/>
    <w:rsid w:val="002F2C44"/>
    <w:rsid w:val="002F3B08"/>
    <w:rsid w:val="002F5581"/>
    <w:rsid w:val="002F6573"/>
    <w:rsid w:val="002F745E"/>
    <w:rsid w:val="002F75C7"/>
    <w:rsid w:val="003011CF"/>
    <w:rsid w:val="0030239B"/>
    <w:rsid w:val="00302E44"/>
    <w:rsid w:val="00303CE1"/>
    <w:rsid w:val="0030472F"/>
    <w:rsid w:val="003047F6"/>
    <w:rsid w:val="003065F3"/>
    <w:rsid w:val="00306C5B"/>
    <w:rsid w:val="003072C6"/>
    <w:rsid w:val="0030748C"/>
    <w:rsid w:val="00312444"/>
    <w:rsid w:val="00312877"/>
    <w:rsid w:val="00316D7A"/>
    <w:rsid w:val="003219B7"/>
    <w:rsid w:val="00321B84"/>
    <w:rsid w:val="0032200E"/>
    <w:rsid w:val="00322E1B"/>
    <w:rsid w:val="0032360F"/>
    <w:rsid w:val="00324D1E"/>
    <w:rsid w:val="0032698E"/>
    <w:rsid w:val="00327367"/>
    <w:rsid w:val="00327825"/>
    <w:rsid w:val="00327A27"/>
    <w:rsid w:val="00332DEB"/>
    <w:rsid w:val="003330BD"/>
    <w:rsid w:val="0033402E"/>
    <w:rsid w:val="00334413"/>
    <w:rsid w:val="00334AFB"/>
    <w:rsid w:val="0033636D"/>
    <w:rsid w:val="0033685B"/>
    <w:rsid w:val="0033697B"/>
    <w:rsid w:val="00340B0B"/>
    <w:rsid w:val="003416E8"/>
    <w:rsid w:val="00342792"/>
    <w:rsid w:val="003431ED"/>
    <w:rsid w:val="0034321C"/>
    <w:rsid w:val="003433B2"/>
    <w:rsid w:val="00343B57"/>
    <w:rsid w:val="00344809"/>
    <w:rsid w:val="0034683F"/>
    <w:rsid w:val="00350141"/>
    <w:rsid w:val="00350710"/>
    <w:rsid w:val="00350D77"/>
    <w:rsid w:val="0035104C"/>
    <w:rsid w:val="00351652"/>
    <w:rsid w:val="00351964"/>
    <w:rsid w:val="003579D0"/>
    <w:rsid w:val="00357AB5"/>
    <w:rsid w:val="00360892"/>
    <w:rsid w:val="00362701"/>
    <w:rsid w:val="00363FF0"/>
    <w:rsid w:val="003666E0"/>
    <w:rsid w:val="003670FB"/>
    <w:rsid w:val="0036738B"/>
    <w:rsid w:val="00367513"/>
    <w:rsid w:val="00370BC5"/>
    <w:rsid w:val="003749DF"/>
    <w:rsid w:val="00374A53"/>
    <w:rsid w:val="00374EF0"/>
    <w:rsid w:val="0037547F"/>
    <w:rsid w:val="00376FB0"/>
    <w:rsid w:val="0038245F"/>
    <w:rsid w:val="003830B1"/>
    <w:rsid w:val="003835DA"/>
    <w:rsid w:val="00384AF7"/>
    <w:rsid w:val="00385E64"/>
    <w:rsid w:val="003866C6"/>
    <w:rsid w:val="00386C7F"/>
    <w:rsid w:val="00387A52"/>
    <w:rsid w:val="00391541"/>
    <w:rsid w:val="00391590"/>
    <w:rsid w:val="003917FB"/>
    <w:rsid w:val="00394F02"/>
    <w:rsid w:val="00395AA3"/>
    <w:rsid w:val="00396475"/>
    <w:rsid w:val="003A1BA9"/>
    <w:rsid w:val="003A229E"/>
    <w:rsid w:val="003A2E91"/>
    <w:rsid w:val="003A38FA"/>
    <w:rsid w:val="003A3E25"/>
    <w:rsid w:val="003A3F14"/>
    <w:rsid w:val="003A50F5"/>
    <w:rsid w:val="003A63E3"/>
    <w:rsid w:val="003A6612"/>
    <w:rsid w:val="003A697F"/>
    <w:rsid w:val="003B3518"/>
    <w:rsid w:val="003B411B"/>
    <w:rsid w:val="003C0BA3"/>
    <w:rsid w:val="003C1C81"/>
    <w:rsid w:val="003C1CD9"/>
    <w:rsid w:val="003C2956"/>
    <w:rsid w:val="003C32F6"/>
    <w:rsid w:val="003C3715"/>
    <w:rsid w:val="003C44DF"/>
    <w:rsid w:val="003C4BA6"/>
    <w:rsid w:val="003C4D7E"/>
    <w:rsid w:val="003C5481"/>
    <w:rsid w:val="003C56F1"/>
    <w:rsid w:val="003C6590"/>
    <w:rsid w:val="003C6A19"/>
    <w:rsid w:val="003C6D07"/>
    <w:rsid w:val="003D10AF"/>
    <w:rsid w:val="003D1C6C"/>
    <w:rsid w:val="003D53FE"/>
    <w:rsid w:val="003D5527"/>
    <w:rsid w:val="003D555A"/>
    <w:rsid w:val="003E0F2E"/>
    <w:rsid w:val="003E1666"/>
    <w:rsid w:val="003E1767"/>
    <w:rsid w:val="003E1BB1"/>
    <w:rsid w:val="003E352D"/>
    <w:rsid w:val="003E3F37"/>
    <w:rsid w:val="003E407B"/>
    <w:rsid w:val="003E4C26"/>
    <w:rsid w:val="003E5FA2"/>
    <w:rsid w:val="003E672A"/>
    <w:rsid w:val="003E6973"/>
    <w:rsid w:val="003E6DC3"/>
    <w:rsid w:val="003E7103"/>
    <w:rsid w:val="003E7C0D"/>
    <w:rsid w:val="003F0F56"/>
    <w:rsid w:val="003F1765"/>
    <w:rsid w:val="003F1C7C"/>
    <w:rsid w:val="003F34FC"/>
    <w:rsid w:val="003F3AA8"/>
    <w:rsid w:val="003F490E"/>
    <w:rsid w:val="003F49DA"/>
    <w:rsid w:val="003F4D48"/>
    <w:rsid w:val="003F63A8"/>
    <w:rsid w:val="003F665C"/>
    <w:rsid w:val="00400ED4"/>
    <w:rsid w:val="0040251F"/>
    <w:rsid w:val="0040406D"/>
    <w:rsid w:val="0040437B"/>
    <w:rsid w:val="0040465C"/>
    <w:rsid w:val="00404EE0"/>
    <w:rsid w:val="0040707F"/>
    <w:rsid w:val="0041234B"/>
    <w:rsid w:val="0041238C"/>
    <w:rsid w:val="00412510"/>
    <w:rsid w:val="00412E8B"/>
    <w:rsid w:val="00413AA5"/>
    <w:rsid w:val="00415123"/>
    <w:rsid w:val="00416781"/>
    <w:rsid w:val="00420560"/>
    <w:rsid w:val="00422FD7"/>
    <w:rsid w:val="00423869"/>
    <w:rsid w:val="0042398C"/>
    <w:rsid w:val="004241D7"/>
    <w:rsid w:val="0042597D"/>
    <w:rsid w:val="00425CBD"/>
    <w:rsid w:val="00430855"/>
    <w:rsid w:val="00430A53"/>
    <w:rsid w:val="0043105D"/>
    <w:rsid w:val="00433206"/>
    <w:rsid w:val="004371A2"/>
    <w:rsid w:val="0044126F"/>
    <w:rsid w:val="004428FD"/>
    <w:rsid w:val="00442B36"/>
    <w:rsid w:val="004439D0"/>
    <w:rsid w:val="004440B9"/>
    <w:rsid w:val="00444D89"/>
    <w:rsid w:val="00444F84"/>
    <w:rsid w:val="00445F4D"/>
    <w:rsid w:val="00447148"/>
    <w:rsid w:val="00450A84"/>
    <w:rsid w:val="00451397"/>
    <w:rsid w:val="00451792"/>
    <w:rsid w:val="00452207"/>
    <w:rsid w:val="00453271"/>
    <w:rsid w:val="0045428C"/>
    <w:rsid w:val="00454B15"/>
    <w:rsid w:val="00454F5C"/>
    <w:rsid w:val="0045553A"/>
    <w:rsid w:val="004571BE"/>
    <w:rsid w:val="00457FCB"/>
    <w:rsid w:val="00460B94"/>
    <w:rsid w:val="004630DC"/>
    <w:rsid w:val="00463AD1"/>
    <w:rsid w:val="00464B7C"/>
    <w:rsid w:val="00464BBE"/>
    <w:rsid w:val="00464EAD"/>
    <w:rsid w:val="0046612C"/>
    <w:rsid w:val="0046679A"/>
    <w:rsid w:val="00467291"/>
    <w:rsid w:val="00467DBD"/>
    <w:rsid w:val="00471182"/>
    <w:rsid w:val="0047134C"/>
    <w:rsid w:val="004718A6"/>
    <w:rsid w:val="00471FB7"/>
    <w:rsid w:val="004725C9"/>
    <w:rsid w:val="00472B3B"/>
    <w:rsid w:val="00474356"/>
    <w:rsid w:val="0047451F"/>
    <w:rsid w:val="00474628"/>
    <w:rsid w:val="00475439"/>
    <w:rsid w:val="00476892"/>
    <w:rsid w:val="00477A57"/>
    <w:rsid w:val="00477C1C"/>
    <w:rsid w:val="00480BD4"/>
    <w:rsid w:val="004823BB"/>
    <w:rsid w:val="004827F8"/>
    <w:rsid w:val="0048311D"/>
    <w:rsid w:val="00484FF6"/>
    <w:rsid w:val="00485007"/>
    <w:rsid w:val="00485067"/>
    <w:rsid w:val="00486A53"/>
    <w:rsid w:val="00487160"/>
    <w:rsid w:val="0049002D"/>
    <w:rsid w:val="004936EC"/>
    <w:rsid w:val="0049456B"/>
    <w:rsid w:val="00495CF8"/>
    <w:rsid w:val="00496C29"/>
    <w:rsid w:val="00497506"/>
    <w:rsid w:val="004A115D"/>
    <w:rsid w:val="004A16DD"/>
    <w:rsid w:val="004A17B0"/>
    <w:rsid w:val="004A1B27"/>
    <w:rsid w:val="004A1F28"/>
    <w:rsid w:val="004A20D3"/>
    <w:rsid w:val="004A3519"/>
    <w:rsid w:val="004A3A7C"/>
    <w:rsid w:val="004A3C60"/>
    <w:rsid w:val="004A3DB4"/>
    <w:rsid w:val="004A5059"/>
    <w:rsid w:val="004A53CD"/>
    <w:rsid w:val="004A5E2E"/>
    <w:rsid w:val="004A6E45"/>
    <w:rsid w:val="004A7CE0"/>
    <w:rsid w:val="004B163F"/>
    <w:rsid w:val="004B183D"/>
    <w:rsid w:val="004B3321"/>
    <w:rsid w:val="004B3DAC"/>
    <w:rsid w:val="004B46E2"/>
    <w:rsid w:val="004B4910"/>
    <w:rsid w:val="004B5B4B"/>
    <w:rsid w:val="004B6A13"/>
    <w:rsid w:val="004B71DF"/>
    <w:rsid w:val="004B7723"/>
    <w:rsid w:val="004C03FA"/>
    <w:rsid w:val="004C0BEE"/>
    <w:rsid w:val="004C225B"/>
    <w:rsid w:val="004C22BB"/>
    <w:rsid w:val="004C244E"/>
    <w:rsid w:val="004C4BBC"/>
    <w:rsid w:val="004C4ECB"/>
    <w:rsid w:val="004C7C03"/>
    <w:rsid w:val="004D0182"/>
    <w:rsid w:val="004D14F9"/>
    <w:rsid w:val="004D1759"/>
    <w:rsid w:val="004D1F6D"/>
    <w:rsid w:val="004D3CBF"/>
    <w:rsid w:val="004D45B8"/>
    <w:rsid w:val="004D5A19"/>
    <w:rsid w:val="004D6581"/>
    <w:rsid w:val="004D6AEE"/>
    <w:rsid w:val="004D6C97"/>
    <w:rsid w:val="004E11DC"/>
    <w:rsid w:val="004E1294"/>
    <w:rsid w:val="004E1ACD"/>
    <w:rsid w:val="004E416F"/>
    <w:rsid w:val="004E4722"/>
    <w:rsid w:val="004E7A49"/>
    <w:rsid w:val="004F0F57"/>
    <w:rsid w:val="004F24D5"/>
    <w:rsid w:val="004F2511"/>
    <w:rsid w:val="004F252E"/>
    <w:rsid w:val="004F346D"/>
    <w:rsid w:val="004F4717"/>
    <w:rsid w:val="004F776C"/>
    <w:rsid w:val="004F7894"/>
    <w:rsid w:val="005002D0"/>
    <w:rsid w:val="00501A63"/>
    <w:rsid w:val="00501C7A"/>
    <w:rsid w:val="00503A62"/>
    <w:rsid w:val="0050635D"/>
    <w:rsid w:val="00507F5D"/>
    <w:rsid w:val="005141C0"/>
    <w:rsid w:val="00514207"/>
    <w:rsid w:val="005201B0"/>
    <w:rsid w:val="0052023B"/>
    <w:rsid w:val="00520438"/>
    <w:rsid w:val="00520517"/>
    <w:rsid w:val="00520523"/>
    <w:rsid w:val="005214EA"/>
    <w:rsid w:val="00521752"/>
    <w:rsid w:val="005220A9"/>
    <w:rsid w:val="00522C21"/>
    <w:rsid w:val="00522D90"/>
    <w:rsid w:val="00523BA4"/>
    <w:rsid w:val="00524D23"/>
    <w:rsid w:val="00524F5B"/>
    <w:rsid w:val="00526E21"/>
    <w:rsid w:val="00530705"/>
    <w:rsid w:val="005308C2"/>
    <w:rsid w:val="00531A1E"/>
    <w:rsid w:val="00531D1E"/>
    <w:rsid w:val="00531DF8"/>
    <w:rsid w:val="00532E26"/>
    <w:rsid w:val="005346AB"/>
    <w:rsid w:val="0053523D"/>
    <w:rsid w:val="0053681B"/>
    <w:rsid w:val="00537AEB"/>
    <w:rsid w:val="00537B4F"/>
    <w:rsid w:val="00540FA2"/>
    <w:rsid w:val="005418BF"/>
    <w:rsid w:val="00541E4A"/>
    <w:rsid w:val="00543ABA"/>
    <w:rsid w:val="00543B90"/>
    <w:rsid w:val="00543D20"/>
    <w:rsid w:val="0054420B"/>
    <w:rsid w:val="00545CC6"/>
    <w:rsid w:val="00546BFB"/>
    <w:rsid w:val="0055132A"/>
    <w:rsid w:val="00551A5B"/>
    <w:rsid w:val="005520BD"/>
    <w:rsid w:val="005529AE"/>
    <w:rsid w:val="00553746"/>
    <w:rsid w:val="00553BA3"/>
    <w:rsid w:val="00554659"/>
    <w:rsid w:val="00554F79"/>
    <w:rsid w:val="0056019A"/>
    <w:rsid w:val="00560F55"/>
    <w:rsid w:val="005628B2"/>
    <w:rsid w:val="0056352C"/>
    <w:rsid w:val="00565388"/>
    <w:rsid w:val="0056658C"/>
    <w:rsid w:val="005700A3"/>
    <w:rsid w:val="005725EB"/>
    <w:rsid w:val="005726E2"/>
    <w:rsid w:val="005730D5"/>
    <w:rsid w:val="005764E3"/>
    <w:rsid w:val="00576574"/>
    <w:rsid w:val="00576C93"/>
    <w:rsid w:val="0058008D"/>
    <w:rsid w:val="005806BD"/>
    <w:rsid w:val="005822AC"/>
    <w:rsid w:val="00582B68"/>
    <w:rsid w:val="005844E6"/>
    <w:rsid w:val="00584758"/>
    <w:rsid w:val="00585591"/>
    <w:rsid w:val="00585D30"/>
    <w:rsid w:val="00587168"/>
    <w:rsid w:val="00590E26"/>
    <w:rsid w:val="00593357"/>
    <w:rsid w:val="005933A1"/>
    <w:rsid w:val="00593A5F"/>
    <w:rsid w:val="005941F2"/>
    <w:rsid w:val="005952D2"/>
    <w:rsid w:val="005961A7"/>
    <w:rsid w:val="005961F1"/>
    <w:rsid w:val="00596AF7"/>
    <w:rsid w:val="005970F6"/>
    <w:rsid w:val="0059718C"/>
    <w:rsid w:val="005978CC"/>
    <w:rsid w:val="005A029C"/>
    <w:rsid w:val="005A0D28"/>
    <w:rsid w:val="005A160F"/>
    <w:rsid w:val="005A1D2B"/>
    <w:rsid w:val="005A1F27"/>
    <w:rsid w:val="005A2D08"/>
    <w:rsid w:val="005A3654"/>
    <w:rsid w:val="005A413F"/>
    <w:rsid w:val="005A54C4"/>
    <w:rsid w:val="005A708D"/>
    <w:rsid w:val="005B0E75"/>
    <w:rsid w:val="005B13AB"/>
    <w:rsid w:val="005B178A"/>
    <w:rsid w:val="005B1DFB"/>
    <w:rsid w:val="005B1E6A"/>
    <w:rsid w:val="005B34FA"/>
    <w:rsid w:val="005B3708"/>
    <w:rsid w:val="005B3B98"/>
    <w:rsid w:val="005B497D"/>
    <w:rsid w:val="005B4B95"/>
    <w:rsid w:val="005B6993"/>
    <w:rsid w:val="005B72E1"/>
    <w:rsid w:val="005C01E9"/>
    <w:rsid w:val="005C02BF"/>
    <w:rsid w:val="005C0FDD"/>
    <w:rsid w:val="005C1C85"/>
    <w:rsid w:val="005C22B9"/>
    <w:rsid w:val="005C24D0"/>
    <w:rsid w:val="005C2874"/>
    <w:rsid w:val="005C409B"/>
    <w:rsid w:val="005C441F"/>
    <w:rsid w:val="005C550A"/>
    <w:rsid w:val="005C5829"/>
    <w:rsid w:val="005C6488"/>
    <w:rsid w:val="005C6EC7"/>
    <w:rsid w:val="005D0DD5"/>
    <w:rsid w:val="005D4BB1"/>
    <w:rsid w:val="005D5899"/>
    <w:rsid w:val="005D5CAE"/>
    <w:rsid w:val="005D67E0"/>
    <w:rsid w:val="005D72F6"/>
    <w:rsid w:val="005D7FB1"/>
    <w:rsid w:val="005E08D4"/>
    <w:rsid w:val="005E0EA4"/>
    <w:rsid w:val="005E1B07"/>
    <w:rsid w:val="005E1C8D"/>
    <w:rsid w:val="005E5F99"/>
    <w:rsid w:val="005E7D49"/>
    <w:rsid w:val="005F09F5"/>
    <w:rsid w:val="005F2785"/>
    <w:rsid w:val="005F4C64"/>
    <w:rsid w:val="005F575B"/>
    <w:rsid w:val="005F5D8E"/>
    <w:rsid w:val="005F6288"/>
    <w:rsid w:val="005F68B8"/>
    <w:rsid w:val="00602EDC"/>
    <w:rsid w:val="00603784"/>
    <w:rsid w:val="006071F3"/>
    <w:rsid w:val="006105A6"/>
    <w:rsid w:val="006107D0"/>
    <w:rsid w:val="00610EC3"/>
    <w:rsid w:val="0061187B"/>
    <w:rsid w:val="00615162"/>
    <w:rsid w:val="00615760"/>
    <w:rsid w:val="00615F17"/>
    <w:rsid w:val="00620DCE"/>
    <w:rsid w:val="00621674"/>
    <w:rsid w:val="006232F6"/>
    <w:rsid w:val="0062397E"/>
    <w:rsid w:val="00624FD9"/>
    <w:rsid w:val="0062615C"/>
    <w:rsid w:val="00630A3C"/>
    <w:rsid w:val="006312BA"/>
    <w:rsid w:val="00631D19"/>
    <w:rsid w:val="00634E81"/>
    <w:rsid w:val="00635C82"/>
    <w:rsid w:val="00636851"/>
    <w:rsid w:val="00636D22"/>
    <w:rsid w:val="00637034"/>
    <w:rsid w:val="00637082"/>
    <w:rsid w:val="006417A6"/>
    <w:rsid w:val="00641FF4"/>
    <w:rsid w:val="00642400"/>
    <w:rsid w:val="00642A47"/>
    <w:rsid w:val="006444D2"/>
    <w:rsid w:val="00644E76"/>
    <w:rsid w:val="00645F2A"/>
    <w:rsid w:val="006470CF"/>
    <w:rsid w:val="0064744E"/>
    <w:rsid w:val="006475E6"/>
    <w:rsid w:val="006501A6"/>
    <w:rsid w:val="006510BE"/>
    <w:rsid w:val="00654B00"/>
    <w:rsid w:val="00655895"/>
    <w:rsid w:val="006561FF"/>
    <w:rsid w:val="00656A59"/>
    <w:rsid w:val="00656B45"/>
    <w:rsid w:val="00656FC3"/>
    <w:rsid w:val="0066223C"/>
    <w:rsid w:val="006624EA"/>
    <w:rsid w:val="006626D7"/>
    <w:rsid w:val="006647F7"/>
    <w:rsid w:val="006655E0"/>
    <w:rsid w:val="00666CD4"/>
    <w:rsid w:val="00666D9F"/>
    <w:rsid w:val="00667407"/>
    <w:rsid w:val="006678CC"/>
    <w:rsid w:val="00670572"/>
    <w:rsid w:val="00670780"/>
    <w:rsid w:val="00671A51"/>
    <w:rsid w:val="006733B7"/>
    <w:rsid w:val="0067373B"/>
    <w:rsid w:val="00673D38"/>
    <w:rsid w:val="00675B27"/>
    <w:rsid w:val="006769D9"/>
    <w:rsid w:val="00676C5F"/>
    <w:rsid w:val="00677566"/>
    <w:rsid w:val="00681D48"/>
    <w:rsid w:val="0068375C"/>
    <w:rsid w:val="00683CB2"/>
    <w:rsid w:val="0068719C"/>
    <w:rsid w:val="00687FB7"/>
    <w:rsid w:val="0069140A"/>
    <w:rsid w:val="00693CA8"/>
    <w:rsid w:val="006940DD"/>
    <w:rsid w:val="006956D2"/>
    <w:rsid w:val="006A1A51"/>
    <w:rsid w:val="006A2E37"/>
    <w:rsid w:val="006A5A7E"/>
    <w:rsid w:val="006A5E9D"/>
    <w:rsid w:val="006A5FDA"/>
    <w:rsid w:val="006A6214"/>
    <w:rsid w:val="006A643F"/>
    <w:rsid w:val="006A78CB"/>
    <w:rsid w:val="006A7F2C"/>
    <w:rsid w:val="006B0856"/>
    <w:rsid w:val="006B09C8"/>
    <w:rsid w:val="006B0C7A"/>
    <w:rsid w:val="006C0422"/>
    <w:rsid w:val="006C1EFB"/>
    <w:rsid w:val="006C3695"/>
    <w:rsid w:val="006C5361"/>
    <w:rsid w:val="006C686E"/>
    <w:rsid w:val="006C7605"/>
    <w:rsid w:val="006C7ABB"/>
    <w:rsid w:val="006C7B3D"/>
    <w:rsid w:val="006C7FA8"/>
    <w:rsid w:val="006D092C"/>
    <w:rsid w:val="006D164B"/>
    <w:rsid w:val="006D3006"/>
    <w:rsid w:val="006D5409"/>
    <w:rsid w:val="006D5A2B"/>
    <w:rsid w:val="006D6B56"/>
    <w:rsid w:val="006D76F2"/>
    <w:rsid w:val="006E2CAC"/>
    <w:rsid w:val="006E4582"/>
    <w:rsid w:val="006E4BC8"/>
    <w:rsid w:val="006E5140"/>
    <w:rsid w:val="006E5AF7"/>
    <w:rsid w:val="006F2294"/>
    <w:rsid w:val="006F3586"/>
    <w:rsid w:val="006F4492"/>
    <w:rsid w:val="006F5286"/>
    <w:rsid w:val="006F67D4"/>
    <w:rsid w:val="006F7373"/>
    <w:rsid w:val="006F7D2A"/>
    <w:rsid w:val="006F7FAC"/>
    <w:rsid w:val="00700E02"/>
    <w:rsid w:val="00704B1C"/>
    <w:rsid w:val="00707AF2"/>
    <w:rsid w:val="007119AA"/>
    <w:rsid w:val="00712147"/>
    <w:rsid w:val="007128F5"/>
    <w:rsid w:val="007128F9"/>
    <w:rsid w:val="00713701"/>
    <w:rsid w:val="00713AEE"/>
    <w:rsid w:val="00715D28"/>
    <w:rsid w:val="0072097E"/>
    <w:rsid w:val="00721031"/>
    <w:rsid w:val="007218D3"/>
    <w:rsid w:val="00723416"/>
    <w:rsid w:val="007242D3"/>
    <w:rsid w:val="00724D24"/>
    <w:rsid w:val="00724FA0"/>
    <w:rsid w:val="00725445"/>
    <w:rsid w:val="00726161"/>
    <w:rsid w:val="007269A4"/>
    <w:rsid w:val="0072756D"/>
    <w:rsid w:val="00730E41"/>
    <w:rsid w:val="00731AA2"/>
    <w:rsid w:val="00731C3B"/>
    <w:rsid w:val="007325CF"/>
    <w:rsid w:val="00732703"/>
    <w:rsid w:val="00735EE5"/>
    <w:rsid w:val="00736B5C"/>
    <w:rsid w:val="007378B2"/>
    <w:rsid w:val="007422FA"/>
    <w:rsid w:val="00743820"/>
    <w:rsid w:val="00744028"/>
    <w:rsid w:val="00744742"/>
    <w:rsid w:val="00745468"/>
    <w:rsid w:val="00747235"/>
    <w:rsid w:val="007474B8"/>
    <w:rsid w:val="007502BB"/>
    <w:rsid w:val="00753632"/>
    <w:rsid w:val="00754FE1"/>
    <w:rsid w:val="0076129B"/>
    <w:rsid w:val="00761487"/>
    <w:rsid w:val="00761CCD"/>
    <w:rsid w:val="00762D77"/>
    <w:rsid w:val="00766459"/>
    <w:rsid w:val="00770832"/>
    <w:rsid w:val="007708B3"/>
    <w:rsid w:val="00771D57"/>
    <w:rsid w:val="0077321D"/>
    <w:rsid w:val="0077361C"/>
    <w:rsid w:val="00773F78"/>
    <w:rsid w:val="00775C3D"/>
    <w:rsid w:val="0078091D"/>
    <w:rsid w:val="00782605"/>
    <w:rsid w:val="00782666"/>
    <w:rsid w:val="00783BB6"/>
    <w:rsid w:val="00784983"/>
    <w:rsid w:val="007859DD"/>
    <w:rsid w:val="0078614D"/>
    <w:rsid w:val="007875F0"/>
    <w:rsid w:val="00787A8A"/>
    <w:rsid w:val="00787D36"/>
    <w:rsid w:val="00787E7E"/>
    <w:rsid w:val="00790A37"/>
    <w:rsid w:val="00792A54"/>
    <w:rsid w:val="0079338D"/>
    <w:rsid w:val="007A01AA"/>
    <w:rsid w:val="007A1683"/>
    <w:rsid w:val="007A33CC"/>
    <w:rsid w:val="007A349B"/>
    <w:rsid w:val="007A677C"/>
    <w:rsid w:val="007A6928"/>
    <w:rsid w:val="007B0934"/>
    <w:rsid w:val="007B1DE1"/>
    <w:rsid w:val="007B4B6E"/>
    <w:rsid w:val="007B7A9C"/>
    <w:rsid w:val="007C23B4"/>
    <w:rsid w:val="007C247D"/>
    <w:rsid w:val="007C4754"/>
    <w:rsid w:val="007C5DED"/>
    <w:rsid w:val="007C6834"/>
    <w:rsid w:val="007C70A5"/>
    <w:rsid w:val="007D26D5"/>
    <w:rsid w:val="007D343F"/>
    <w:rsid w:val="007D395B"/>
    <w:rsid w:val="007D3DC1"/>
    <w:rsid w:val="007D5B14"/>
    <w:rsid w:val="007D5B45"/>
    <w:rsid w:val="007D6081"/>
    <w:rsid w:val="007D6860"/>
    <w:rsid w:val="007D79AF"/>
    <w:rsid w:val="007E07E7"/>
    <w:rsid w:val="007E317F"/>
    <w:rsid w:val="007E354B"/>
    <w:rsid w:val="007E3F26"/>
    <w:rsid w:val="007E43D0"/>
    <w:rsid w:val="007E50EA"/>
    <w:rsid w:val="007E58A3"/>
    <w:rsid w:val="007E61F2"/>
    <w:rsid w:val="007F15C5"/>
    <w:rsid w:val="007F25EF"/>
    <w:rsid w:val="007F284F"/>
    <w:rsid w:val="007F2996"/>
    <w:rsid w:val="007F33C6"/>
    <w:rsid w:val="007F4481"/>
    <w:rsid w:val="007F4F1C"/>
    <w:rsid w:val="007F774E"/>
    <w:rsid w:val="007F7CCA"/>
    <w:rsid w:val="0080273C"/>
    <w:rsid w:val="008030C8"/>
    <w:rsid w:val="008050E0"/>
    <w:rsid w:val="008074E2"/>
    <w:rsid w:val="00807D47"/>
    <w:rsid w:val="0081028C"/>
    <w:rsid w:val="0081159B"/>
    <w:rsid w:val="00812C1D"/>
    <w:rsid w:val="00812CBA"/>
    <w:rsid w:val="00812FC4"/>
    <w:rsid w:val="008134D4"/>
    <w:rsid w:val="00813A52"/>
    <w:rsid w:val="00815948"/>
    <w:rsid w:val="008171BF"/>
    <w:rsid w:val="008213AA"/>
    <w:rsid w:val="00821F1A"/>
    <w:rsid w:val="008242BA"/>
    <w:rsid w:val="00826A6A"/>
    <w:rsid w:val="00826D00"/>
    <w:rsid w:val="0083130D"/>
    <w:rsid w:val="008316CA"/>
    <w:rsid w:val="0083386E"/>
    <w:rsid w:val="00836F65"/>
    <w:rsid w:val="008400BF"/>
    <w:rsid w:val="00841B5E"/>
    <w:rsid w:val="008429FC"/>
    <w:rsid w:val="0084328B"/>
    <w:rsid w:val="00843619"/>
    <w:rsid w:val="00845FCF"/>
    <w:rsid w:val="00850657"/>
    <w:rsid w:val="008507CF"/>
    <w:rsid w:val="00851FAB"/>
    <w:rsid w:val="00852612"/>
    <w:rsid w:val="008529A5"/>
    <w:rsid w:val="0085308C"/>
    <w:rsid w:val="00856228"/>
    <w:rsid w:val="0085651B"/>
    <w:rsid w:val="00856981"/>
    <w:rsid w:val="00856B7D"/>
    <w:rsid w:val="00856C36"/>
    <w:rsid w:val="0086000D"/>
    <w:rsid w:val="008614BA"/>
    <w:rsid w:val="0086227D"/>
    <w:rsid w:val="0086229B"/>
    <w:rsid w:val="00863FC8"/>
    <w:rsid w:val="00865134"/>
    <w:rsid w:val="00865CFE"/>
    <w:rsid w:val="00866530"/>
    <w:rsid w:val="00866742"/>
    <w:rsid w:val="0086679E"/>
    <w:rsid w:val="00866A39"/>
    <w:rsid w:val="008676C7"/>
    <w:rsid w:val="00867C68"/>
    <w:rsid w:val="00870295"/>
    <w:rsid w:val="00870E9D"/>
    <w:rsid w:val="00871144"/>
    <w:rsid w:val="008731EF"/>
    <w:rsid w:val="00873CAD"/>
    <w:rsid w:val="00874ED2"/>
    <w:rsid w:val="008751AB"/>
    <w:rsid w:val="00877DA6"/>
    <w:rsid w:val="008802E6"/>
    <w:rsid w:val="00881EF0"/>
    <w:rsid w:val="00882086"/>
    <w:rsid w:val="00882CD5"/>
    <w:rsid w:val="00883058"/>
    <w:rsid w:val="008838A1"/>
    <w:rsid w:val="00884436"/>
    <w:rsid w:val="008850A1"/>
    <w:rsid w:val="008862A4"/>
    <w:rsid w:val="00886755"/>
    <w:rsid w:val="00886B7E"/>
    <w:rsid w:val="0088758B"/>
    <w:rsid w:val="00887671"/>
    <w:rsid w:val="00887D2D"/>
    <w:rsid w:val="00890972"/>
    <w:rsid w:val="008913A4"/>
    <w:rsid w:val="00892D28"/>
    <w:rsid w:val="00893105"/>
    <w:rsid w:val="00895867"/>
    <w:rsid w:val="00895948"/>
    <w:rsid w:val="00897A0E"/>
    <w:rsid w:val="008A0029"/>
    <w:rsid w:val="008A05D9"/>
    <w:rsid w:val="008A28D2"/>
    <w:rsid w:val="008A29A9"/>
    <w:rsid w:val="008A433D"/>
    <w:rsid w:val="008A4411"/>
    <w:rsid w:val="008A4962"/>
    <w:rsid w:val="008A6442"/>
    <w:rsid w:val="008A7EA9"/>
    <w:rsid w:val="008B096D"/>
    <w:rsid w:val="008B11E3"/>
    <w:rsid w:val="008B21E2"/>
    <w:rsid w:val="008B257E"/>
    <w:rsid w:val="008B2E8A"/>
    <w:rsid w:val="008B4595"/>
    <w:rsid w:val="008B4D4A"/>
    <w:rsid w:val="008B52B3"/>
    <w:rsid w:val="008B532C"/>
    <w:rsid w:val="008B66CB"/>
    <w:rsid w:val="008B673D"/>
    <w:rsid w:val="008B67F9"/>
    <w:rsid w:val="008B7031"/>
    <w:rsid w:val="008B72A9"/>
    <w:rsid w:val="008C04F0"/>
    <w:rsid w:val="008C2DFC"/>
    <w:rsid w:val="008C34CA"/>
    <w:rsid w:val="008C4E27"/>
    <w:rsid w:val="008C65EA"/>
    <w:rsid w:val="008C6C18"/>
    <w:rsid w:val="008D0601"/>
    <w:rsid w:val="008D07F7"/>
    <w:rsid w:val="008D14F4"/>
    <w:rsid w:val="008D41EC"/>
    <w:rsid w:val="008D42BD"/>
    <w:rsid w:val="008D4F35"/>
    <w:rsid w:val="008D6122"/>
    <w:rsid w:val="008D68AA"/>
    <w:rsid w:val="008D69A1"/>
    <w:rsid w:val="008D7B04"/>
    <w:rsid w:val="008D7DDC"/>
    <w:rsid w:val="008E1D12"/>
    <w:rsid w:val="008E1E78"/>
    <w:rsid w:val="008E2EB0"/>
    <w:rsid w:val="008E39C1"/>
    <w:rsid w:val="008E5A7B"/>
    <w:rsid w:val="008E6021"/>
    <w:rsid w:val="008E6E76"/>
    <w:rsid w:val="008F1AAA"/>
    <w:rsid w:val="008F2BCA"/>
    <w:rsid w:val="008F3ABA"/>
    <w:rsid w:val="008F3B6B"/>
    <w:rsid w:val="008F474A"/>
    <w:rsid w:val="008F5B37"/>
    <w:rsid w:val="008F663C"/>
    <w:rsid w:val="008F7842"/>
    <w:rsid w:val="00900979"/>
    <w:rsid w:val="009012CD"/>
    <w:rsid w:val="00901CB8"/>
    <w:rsid w:val="00902766"/>
    <w:rsid w:val="009030A5"/>
    <w:rsid w:val="00905734"/>
    <w:rsid w:val="009077B7"/>
    <w:rsid w:val="00907AF8"/>
    <w:rsid w:val="00910642"/>
    <w:rsid w:val="009134C7"/>
    <w:rsid w:val="0091391F"/>
    <w:rsid w:val="00913C27"/>
    <w:rsid w:val="00913C7C"/>
    <w:rsid w:val="009142AC"/>
    <w:rsid w:val="00914E63"/>
    <w:rsid w:val="00916CC8"/>
    <w:rsid w:val="0091707B"/>
    <w:rsid w:val="009178CA"/>
    <w:rsid w:val="00917E20"/>
    <w:rsid w:val="0092095C"/>
    <w:rsid w:val="00924F84"/>
    <w:rsid w:val="00925AB6"/>
    <w:rsid w:val="00927485"/>
    <w:rsid w:val="00932731"/>
    <w:rsid w:val="00932995"/>
    <w:rsid w:val="0093467B"/>
    <w:rsid w:val="00934847"/>
    <w:rsid w:val="00934916"/>
    <w:rsid w:val="00940E86"/>
    <w:rsid w:val="00947338"/>
    <w:rsid w:val="00951B83"/>
    <w:rsid w:val="0095270D"/>
    <w:rsid w:val="00952861"/>
    <w:rsid w:val="00952E10"/>
    <w:rsid w:val="00955DC1"/>
    <w:rsid w:val="00956236"/>
    <w:rsid w:val="0095728F"/>
    <w:rsid w:val="009574F5"/>
    <w:rsid w:val="00957A29"/>
    <w:rsid w:val="00961131"/>
    <w:rsid w:val="009649BF"/>
    <w:rsid w:val="00964A3A"/>
    <w:rsid w:val="00964F71"/>
    <w:rsid w:val="00966CF9"/>
    <w:rsid w:val="0097224F"/>
    <w:rsid w:val="00972799"/>
    <w:rsid w:val="00973782"/>
    <w:rsid w:val="009738F2"/>
    <w:rsid w:val="00975D69"/>
    <w:rsid w:val="00975E39"/>
    <w:rsid w:val="00977A70"/>
    <w:rsid w:val="00977E98"/>
    <w:rsid w:val="009806D9"/>
    <w:rsid w:val="00980D39"/>
    <w:rsid w:val="00981A74"/>
    <w:rsid w:val="0098329D"/>
    <w:rsid w:val="0098430D"/>
    <w:rsid w:val="009850EC"/>
    <w:rsid w:val="009879C2"/>
    <w:rsid w:val="00990EF7"/>
    <w:rsid w:val="009922B7"/>
    <w:rsid w:val="009925A3"/>
    <w:rsid w:val="00993C51"/>
    <w:rsid w:val="00996037"/>
    <w:rsid w:val="00996115"/>
    <w:rsid w:val="0099727A"/>
    <w:rsid w:val="00997472"/>
    <w:rsid w:val="00997832"/>
    <w:rsid w:val="009A0AAE"/>
    <w:rsid w:val="009A3443"/>
    <w:rsid w:val="009A3F11"/>
    <w:rsid w:val="009A4AD4"/>
    <w:rsid w:val="009A5253"/>
    <w:rsid w:val="009A5760"/>
    <w:rsid w:val="009A7763"/>
    <w:rsid w:val="009B066E"/>
    <w:rsid w:val="009B2546"/>
    <w:rsid w:val="009B348C"/>
    <w:rsid w:val="009B4DAE"/>
    <w:rsid w:val="009B7A56"/>
    <w:rsid w:val="009C36C9"/>
    <w:rsid w:val="009C7153"/>
    <w:rsid w:val="009C79E7"/>
    <w:rsid w:val="009D00A8"/>
    <w:rsid w:val="009D088F"/>
    <w:rsid w:val="009D0B44"/>
    <w:rsid w:val="009D0DA6"/>
    <w:rsid w:val="009D2A3B"/>
    <w:rsid w:val="009D4175"/>
    <w:rsid w:val="009D5447"/>
    <w:rsid w:val="009D568D"/>
    <w:rsid w:val="009D5C85"/>
    <w:rsid w:val="009D6D8F"/>
    <w:rsid w:val="009E52B3"/>
    <w:rsid w:val="009E7211"/>
    <w:rsid w:val="009F2ABC"/>
    <w:rsid w:val="009F413F"/>
    <w:rsid w:val="009F52CE"/>
    <w:rsid w:val="009F5CDC"/>
    <w:rsid w:val="009F5E18"/>
    <w:rsid w:val="009F6A78"/>
    <w:rsid w:val="00A00B24"/>
    <w:rsid w:val="00A00CD4"/>
    <w:rsid w:val="00A0120B"/>
    <w:rsid w:val="00A01582"/>
    <w:rsid w:val="00A01684"/>
    <w:rsid w:val="00A01DE2"/>
    <w:rsid w:val="00A022AB"/>
    <w:rsid w:val="00A0257E"/>
    <w:rsid w:val="00A02584"/>
    <w:rsid w:val="00A02F66"/>
    <w:rsid w:val="00A04659"/>
    <w:rsid w:val="00A04714"/>
    <w:rsid w:val="00A04CE8"/>
    <w:rsid w:val="00A05957"/>
    <w:rsid w:val="00A112B3"/>
    <w:rsid w:val="00A11FA6"/>
    <w:rsid w:val="00A12FA9"/>
    <w:rsid w:val="00A13EE9"/>
    <w:rsid w:val="00A14817"/>
    <w:rsid w:val="00A15233"/>
    <w:rsid w:val="00A1571D"/>
    <w:rsid w:val="00A16B9C"/>
    <w:rsid w:val="00A17F3E"/>
    <w:rsid w:val="00A212C4"/>
    <w:rsid w:val="00A22348"/>
    <w:rsid w:val="00A22FF0"/>
    <w:rsid w:val="00A239F1"/>
    <w:rsid w:val="00A245F4"/>
    <w:rsid w:val="00A26B3C"/>
    <w:rsid w:val="00A26CC8"/>
    <w:rsid w:val="00A26EEB"/>
    <w:rsid w:val="00A301DF"/>
    <w:rsid w:val="00A32092"/>
    <w:rsid w:val="00A35441"/>
    <w:rsid w:val="00A35474"/>
    <w:rsid w:val="00A35518"/>
    <w:rsid w:val="00A35795"/>
    <w:rsid w:val="00A36511"/>
    <w:rsid w:val="00A36D26"/>
    <w:rsid w:val="00A3789D"/>
    <w:rsid w:val="00A379C0"/>
    <w:rsid w:val="00A43188"/>
    <w:rsid w:val="00A44FDD"/>
    <w:rsid w:val="00A45CD0"/>
    <w:rsid w:val="00A46D85"/>
    <w:rsid w:val="00A51752"/>
    <w:rsid w:val="00A5433C"/>
    <w:rsid w:val="00A5471F"/>
    <w:rsid w:val="00A54B9B"/>
    <w:rsid w:val="00A56C47"/>
    <w:rsid w:val="00A56E92"/>
    <w:rsid w:val="00A57C77"/>
    <w:rsid w:val="00A57E98"/>
    <w:rsid w:val="00A60507"/>
    <w:rsid w:val="00A61573"/>
    <w:rsid w:val="00A6160E"/>
    <w:rsid w:val="00A62103"/>
    <w:rsid w:val="00A62C7D"/>
    <w:rsid w:val="00A62C7E"/>
    <w:rsid w:val="00A660F6"/>
    <w:rsid w:val="00A6759F"/>
    <w:rsid w:val="00A71178"/>
    <w:rsid w:val="00A732D4"/>
    <w:rsid w:val="00A7592A"/>
    <w:rsid w:val="00A77730"/>
    <w:rsid w:val="00A80231"/>
    <w:rsid w:val="00A8145F"/>
    <w:rsid w:val="00A8202A"/>
    <w:rsid w:val="00A82110"/>
    <w:rsid w:val="00A8510E"/>
    <w:rsid w:val="00A87CA4"/>
    <w:rsid w:val="00A9033A"/>
    <w:rsid w:val="00A906F6"/>
    <w:rsid w:val="00A9152F"/>
    <w:rsid w:val="00A91FC1"/>
    <w:rsid w:val="00A9292C"/>
    <w:rsid w:val="00A93114"/>
    <w:rsid w:val="00A951A2"/>
    <w:rsid w:val="00A95459"/>
    <w:rsid w:val="00A956E5"/>
    <w:rsid w:val="00A95D10"/>
    <w:rsid w:val="00A9783F"/>
    <w:rsid w:val="00AA0F74"/>
    <w:rsid w:val="00AA2774"/>
    <w:rsid w:val="00AA45F2"/>
    <w:rsid w:val="00AA6464"/>
    <w:rsid w:val="00AA66D6"/>
    <w:rsid w:val="00AA71A1"/>
    <w:rsid w:val="00AB0809"/>
    <w:rsid w:val="00AB086F"/>
    <w:rsid w:val="00AB1760"/>
    <w:rsid w:val="00AB3307"/>
    <w:rsid w:val="00AB50EB"/>
    <w:rsid w:val="00AB736E"/>
    <w:rsid w:val="00AB7F43"/>
    <w:rsid w:val="00AC1372"/>
    <w:rsid w:val="00AC2D23"/>
    <w:rsid w:val="00AC31BA"/>
    <w:rsid w:val="00AC494F"/>
    <w:rsid w:val="00AC49E1"/>
    <w:rsid w:val="00AC4ADA"/>
    <w:rsid w:val="00AC4D22"/>
    <w:rsid w:val="00AC514A"/>
    <w:rsid w:val="00AC607E"/>
    <w:rsid w:val="00AC7344"/>
    <w:rsid w:val="00AC76A0"/>
    <w:rsid w:val="00AC7C30"/>
    <w:rsid w:val="00AC7FBA"/>
    <w:rsid w:val="00AD189D"/>
    <w:rsid w:val="00AD3133"/>
    <w:rsid w:val="00AD316B"/>
    <w:rsid w:val="00AD39C3"/>
    <w:rsid w:val="00AD3D59"/>
    <w:rsid w:val="00AD4AF7"/>
    <w:rsid w:val="00AD5025"/>
    <w:rsid w:val="00AD53E5"/>
    <w:rsid w:val="00AD6D74"/>
    <w:rsid w:val="00AD717F"/>
    <w:rsid w:val="00AE05B5"/>
    <w:rsid w:val="00AE2D6A"/>
    <w:rsid w:val="00AE4C32"/>
    <w:rsid w:val="00AE5104"/>
    <w:rsid w:val="00AE5803"/>
    <w:rsid w:val="00AE5D6D"/>
    <w:rsid w:val="00AE5F06"/>
    <w:rsid w:val="00AE66DC"/>
    <w:rsid w:val="00AE76F2"/>
    <w:rsid w:val="00AF18DC"/>
    <w:rsid w:val="00AF1DE0"/>
    <w:rsid w:val="00AF2789"/>
    <w:rsid w:val="00AF297C"/>
    <w:rsid w:val="00AF35BE"/>
    <w:rsid w:val="00B00427"/>
    <w:rsid w:val="00B00C35"/>
    <w:rsid w:val="00B0171D"/>
    <w:rsid w:val="00B03A4F"/>
    <w:rsid w:val="00B046C9"/>
    <w:rsid w:val="00B04E46"/>
    <w:rsid w:val="00B05A2F"/>
    <w:rsid w:val="00B12572"/>
    <w:rsid w:val="00B1274D"/>
    <w:rsid w:val="00B1338D"/>
    <w:rsid w:val="00B13C0A"/>
    <w:rsid w:val="00B148B8"/>
    <w:rsid w:val="00B14B51"/>
    <w:rsid w:val="00B1708E"/>
    <w:rsid w:val="00B20758"/>
    <w:rsid w:val="00B218B8"/>
    <w:rsid w:val="00B21926"/>
    <w:rsid w:val="00B22514"/>
    <w:rsid w:val="00B233A0"/>
    <w:rsid w:val="00B23D9A"/>
    <w:rsid w:val="00B240A7"/>
    <w:rsid w:val="00B240E3"/>
    <w:rsid w:val="00B25379"/>
    <w:rsid w:val="00B253D4"/>
    <w:rsid w:val="00B26F38"/>
    <w:rsid w:val="00B274F7"/>
    <w:rsid w:val="00B31225"/>
    <w:rsid w:val="00B332BD"/>
    <w:rsid w:val="00B36D11"/>
    <w:rsid w:val="00B401DE"/>
    <w:rsid w:val="00B4129D"/>
    <w:rsid w:val="00B42480"/>
    <w:rsid w:val="00B43AC3"/>
    <w:rsid w:val="00B43B37"/>
    <w:rsid w:val="00B43C98"/>
    <w:rsid w:val="00B43EEF"/>
    <w:rsid w:val="00B466D9"/>
    <w:rsid w:val="00B50379"/>
    <w:rsid w:val="00B50A06"/>
    <w:rsid w:val="00B52B9B"/>
    <w:rsid w:val="00B53152"/>
    <w:rsid w:val="00B5593C"/>
    <w:rsid w:val="00B57620"/>
    <w:rsid w:val="00B57792"/>
    <w:rsid w:val="00B57C7D"/>
    <w:rsid w:val="00B620BA"/>
    <w:rsid w:val="00B625E0"/>
    <w:rsid w:val="00B62F39"/>
    <w:rsid w:val="00B63901"/>
    <w:rsid w:val="00B64F47"/>
    <w:rsid w:val="00B6574C"/>
    <w:rsid w:val="00B67E53"/>
    <w:rsid w:val="00B70349"/>
    <w:rsid w:val="00B71A5E"/>
    <w:rsid w:val="00B7422E"/>
    <w:rsid w:val="00B74FA2"/>
    <w:rsid w:val="00B75892"/>
    <w:rsid w:val="00B80944"/>
    <w:rsid w:val="00B80C0B"/>
    <w:rsid w:val="00B82E54"/>
    <w:rsid w:val="00B843BE"/>
    <w:rsid w:val="00B84B18"/>
    <w:rsid w:val="00B84D8E"/>
    <w:rsid w:val="00B85576"/>
    <w:rsid w:val="00B857B5"/>
    <w:rsid w:val="00B85C98"/>
    <w:rsid w:val="00B87314"/>
    <w:rsid w:val="00B87626"/>
    <w:rsid w:val="00B879DC"/>
    <w:rsid w:val="00B905D7"/>
    <w:rsid w:val="00B920FD"/>
    <w:rsid w:val="00B925FB"/>
    <w:rsid w:val="00B95DDF"/>
    <w:rsid w:val="00B97001"/>
    <w:rsid w:val="00B979BA"/>
    <w:rsid w:val="00BA198B"/>
    <w:rsid w:val="00BA4254"/>
    <w:rsid w:val="00BA49FE"/>
    <w:rsid w:val="00BA4CB2"/>
    <w:rsid w:val="00BA4ED3"/>
    <w:rsid w:val="00BA59CB"/>
    <w:rsid w:val="00BA7656"/>
    <w:rsid w:val="00BB0D5F"/>
    <w:rsid w:val="00BB16E6"/>
    <w:rsid w:val="00BB20AB"/>
    <w:rsid w:val="00BB2DC1"/>
    <w:rsid w:val="00BB33EA"/>
    <w:rsid w:val="00BB385C"/>
    <w:rsid w:val="00BB676E"/>
    <w:rsid w:val="00BB67AE"/>
    <w:rsid w:val="00BB7EEC"/>
    <w:rsid w:val="00BC1BAF"/>
    <w:rsid w:val="00BC2564"/>
    <w:rsid w:val="00BC4324"/>
    <w:rsid w:val="00BC790C"/>
    <w:rsid w:val="00BC7F8C"/>
    <w:rsid w:val="00BD1427"/>
    <w:rsid w:val="00BD1B81"/>
    <w:rsid w:val="00BD2042"/>
    <w:rsid w:val="00BD35FE"/>
    <w:rsid w:val="00BD3E17"/>
    <w:rsid w:val="00BD4146"/>
    <w:rsid w:val="00BD4A33"/>
    <w:rsid w:val="00BD4CC1"/>
    <w:rsid w:val="00BD53B0"/>
    <w:rsid w:val="00BD7E8E"/>
    <w:rsid w:val="00BE3F27"/>
    <w:rsid w:val="00BE3F46"/>
    <w:rsid w:val="00BE44DD"/>
    <w:rsid w:val="00BE4887"/>
    <w:rsid w:val="00BE57C5"/>
    <w:rsid w:val="00BE5B0A"/>
    <w:rsid w:val="00BE7AFF"/>
    <w:rsid w:val="00BF1373"/>
    <w:rsid w:val="00BF1606"/>
    <w:rsid w:val="00BF25E2"/>
    <w:rsid w:val="00BF41BB"/>
    <w:rsid w:val="00C00885"/>
    <w:rsid w:val="00C01118"/>
    <w:rsid w:val="00C015F1"/>
    <w:rsid w:val="00C02CC7"/>
    <w:rsid w:val="00C03440"/>
    <w:rsid w:val="00C04C41"/>
    <w:rsid w:val="00C0570F"/>
    <w:rsid w:val="00C06BA9"/>
    <w:rsid w:val="00C07656"/>
    <w:rsid w:val="00C078B6"/>
    <w:rsid w:val="00C10964"/>
    <w:rsid w:val="00C11C65"/>
    <w:rsid w:val="00C131D0"/>
    <w:rsid w:val="00C1514F"/>
    <w:rsid w:val="00C159DD"/>
    <w:rsid w:val="00C16B46"/>
    <w:rsid w:val="00C204CF"/>
    <w:rsid w:val="00C21A96"/>
    <w:rsid w:val="00C22FF8"/>
    <w:rsid w:val="00C24671"/>
    <w:rsid w:val="00C24FE6"/>
    <w:rsid w:val="00C25583"/>
    <w:rsid w:val="00C27870"/>
    <w:rsid w:val="00C32425"/>
    <w:rsid w:val="00C3502B"/>
    <w:rsid w:val="00C35FB4"/>
    <w:rsid w:val="00C36914"/>
    <w:rsid w:val="00C375C7"/>
    <w:rsid w:val="00C37985"/>
    <w:rsid w:val="00C402A0"/>
    <w:rsid w:val="00C40720"/>
    <w:rsid w:val="00C40763"/>
    <w:rsid w:val="00C40B31"/>
    <w:rsid w:val="00C4202F"/>
    <w:rsid w:val="00C42902"/>
    <w:rsid w:val="00C4396A"/>
    <w:rsid w:val="00C447C8"/>
    <w:rsid w:val="00C476CC"/>
    <w:rsid w:val="00C47BAA"/>
    <w:rsid w:val="00C50512"/>
    <w:rsid w:val="00C5062E"/>
    <w:rsid w:val="00C50906"/>
    <w:rsid w:val="00C517AB"/>
    <w:rsid w:val="00C51D94"/>
    <w:rsid w:val="00C52382"/>
    <w:rsid w:val="00C5427D"/>
    <w:rsid w:val="00C549F5"/>
    <w:rsid w:val="00C55189"/>
    <w:rsid w:val="00C55C36"/>
    <w:rsid w:val="00C563A6"/>
    <w:rsid w:val="00C60BDD"/>
    <w:rsid w:val="00C60CF8"/>
    <w:rsid w:val="00C6195D"/>
    <w:rsid w:val="00C61B51"/>
    <w:rsid w:val="00C6296A"/>
    <w:rsid w:val="00C630F8"/>
    <w:rsid w:val="00C6449E"/>
    <w:rsid w:val="00C67FE3"/>
    <w:rsid w:val="00C700B7"/>
    <w:rsid w:val="00C73FDB"/>
    <w:rsid w:val="00C740EB"/>
    <w:rsid w:val="00C76A51"/>
    <w:rsid w:val="00C7773C"/>
    <w:rsid w:val="00C77E2B"/>
    <w:rsid w:val="00C81E06"/>
    <w:rsid w:val="00C81F68"/>
    <w:rsid w:val="00C8250A"/>
    <w:rsid w:val="00C8397B"/>
    <w:rsid w:val="00C841C1"/>
    <w:rsid w:val="00C84D21"/>
    <w:rsid w:val="00C857D0"/>
    <w:rsid w:val="00C8685E"/>
    <w:rsid w:val="00C86A5F"/>
    <w:rsid w:val="00C90003"/>
    <w:rsid w:val="00C913D6"/>
    <w:rsid w:val="00C92BDF"/>
    <w:rsid w:val="00C934B5"/>
    <w:rsid w:val="00C937AE"/>
    <w:rsid w:val="00C96AA2"/>
    <w:rsid w:val="00C96E4B"/>
    <w:rsid w:val="00C97AD1"/>
    <w:rsid w:val="00CA00CD"/>
    <w:rsid w:val="00CA0330"/>
    <w:rsid w:val="00CA0582"/>
    <w:rsid w:val="00CA05EB"/>
    <w:rsid w:val="00CA068C"/>
    <w:rsid w:val="00CA0829"/>
    <w:rsid w:val="00CA0BAE"/>
    <w:rsid w:val="00CA10BC"/>
    <w:rsid w:val="00CA1A76"/>
    <w:rsid w:val="00CA2156"/>
    <w:rsid w:val="00CA2354"/>
    <w:rsid w:val="00CA2877"/>
    <w:rsid w:val="00CA2F67"/>
    <w:rsid w:val="00CA38B5"/>
    <w:rsid w:val="00CA4F4A"/>
    <w:rsid w:val="00CA52DB"/>
    <w:rsid w:val="00CA6022"/>
    <w:rsid w:val="00CA64AE"/>
    <w:rsid w:val="00CA7C48"/>
    <w:rsid w:val="00CB2D2B"/>
    <w:rsid w:val="00CB6340"/>
    <w:rsid w:val="00CB76AC"/>
    <w:rsid w:val="00CC1A75"/>
    <w:rsid w:val="00CC2EDF"/>
    <w:rsid w:val="00CC4229"/>
    <w:rsid w:val="00CC5C5A"/>
    <w:rsid w:val="00CC6E25"/>
    <w:rsid w:val="00CD0070"/>
    <w:rsid w:val="00CD08F7"/>
    <w:rsid w:val="00CD0EFF"/>
    <w:rsid w:val="00CD19B2"/>
    <w:rsid w:val="00CD2100"/>
    <w:rsid w:val="00CD2431"/>
    <w:rsid w:val="00CD35D9"/>
    <w:rsid w:val="00CD3B1B"/>
    <w:rsid w:val="00CD4A3F"/>
    <w:rsid w:val="00CD55B9"/>
    <w:rsid w:val="00CD5E88"/>
    <w:rsid w:val="00CD6B33"/>
    <w:rsid w:val="00CE1319"/>
    <w:rsid w:val="00CE2C46"/>
    <w:rsid w:val="00CE2D4A"/>
    <w:rsid w:val="00CE3FE2"/>
    <w:rsid w:val="00CE4772"/>
    <w:rsid w:val="00CE4A60"/>
    <w:rsid w:val="00CE5255"/>
    <w:rsid w:val="00CE5EBD"/>
    <w:rsid w:val="00CE5EEA"/>
    <w:rsid w:val="00CE61E4"/>
    <w:rsid w:val="00CE7698"/>
    <w:rsid w:val="00CF0CBF"/>
    <w:rsid w:val="00CF2496"/>
    <w:rsid w:val="00CF26DB"/>
    <w:rsid w:val="00CF3302"/>
    <w:rsid w:val="00CF3D3D"/>
    <w:rsid w:val="00CF400F"/>
    <w:rsid w:val="00CF5A02"/>
    <w:rsid w:val="00CF76AD"/>
    <w:rsid w:val="00CF7810"/>
    <w:rsid w:val="00CF7FC8"/>
    <w:rsid w:val="00D0036B"/>
    <w:rsid w:val="00D01C97"/>
    <w:rsid w:val="00D0260B"/>
    <w:rsid w:val="00D04BD4"/>
    <w:rsid w:val="00D05CDF"/>
    <w:rsid w:val="00D06B49"/>
    <w:rsid w:val="00D06ED6"/>
    <w:rsid w:val="00D079D9"/>
    <w:rsid w:val="00D1013F"/>
    <w:rsid w:val="00D103D8"/>
    <w:rsid w:val="00D13003"/>
    <w:rsid w:val="00D13221"/>
    <w:rsid w:val="00D1358A"/>
    <w:rsid w:val="00D13879"/>
    <w:rsid w:val="00D163A2"/>
    <w:rsid w:val="00D163D5"/>
    <w:rsid w:val="00D17E9E"/>
    <w:rsid w:val="00D202E3"/>
    <w:rsid w:val="00D20ACE"/>
    <w:rsid w:val="00D22096"/>
    <w:rsid w:val="00D2223D"/>
    <w:rsid w:val="00D2229A"/>
    <w:rsid w:val="00D223E6"/>
    <w:rsid w:val="00D23507"/>
    <w:rsid w:val="00D247C3"/>
    <w:rsid w:val="00D26D99"/>
    <w:rsid w:val="00D31396"/>
    <w:rsid w:val="00D318DB"/>
    <w:rsid w:val="00D32E96"/>
    <w:rsid w:val="00D33D3C"/>
    <w:rsid w:val="00D34173"/>
    <w:rsid w:val="00D34E2F"/>
    <w:rsid w:val="00D35492"/>
    <w:rsid w:val="00D354B9"/>
    <w:rsid w:val="00D36815"/>
    <w:rsid w:val="00D37056"/>
    <w:rsid w:val="00D37E2C"/>
    <w:rsid w:val="00D43724"/>
    <w:rsid w:val="00D43816"/>
    <w:rsid w:val="00D4491C"/>
    <w:rsid w:val="00D449B6"/>
    <w:rsid w:val="00D45786"/>
    <w:rsid w:val="00D46151"/>
    <w:rsid w:val="00D503D3"/>
    <w:rsid w:val="00D50E3D"/>
    <w:rsid w:val="00D53C34"/>
    <w:rsid w:val="00D5445E"/>
    <w:rsid w:val="00D55A27"/>
    <w:rsid w:val="00D55AFD"/>
    <w:rsid w:val="00D5686D"/>
    <w:rsid w:val="00D56DAE"/>
    <w:rsid w:val="00D57E51"/>
    <w:rsid w:val="00D612F8"/>
    <w:rsid w:val="00D61962"/>
    <w:rsid w:val="00D61B3A"/>
    <w:rsid w:val="00D64215"/>
    <w:rsid w:val="00D6539E"/>
    <w:rsid w:val="00D65BEC"/>
    <w:rsid w:val="00D65DD4"/>
    <w:rsid w:val="00D66158"/>
    <w:rsid w:val="00D66D46"/>
    <w:rsid w:val="00D6737C"/>
    <w:rsid w:val="00D70F32"/>
    <w:rsid w:val="00D72F48"/>
    <w:rsid w:val="00D73000"/>
    <w:rsid w:val="00D7321E"/>
    <w:rsid w:val="00D747AE"/>
    <w:rsid w:val="00D777C5"/>
    <w:rsid w:val="00D77DBF"/>
    <w:rsid w:val="00D80B8F"/>
    <w:rsid w:val="00D82810"/>
    <w:rsid w:val="00D839AC"/>
    <w:rsid w:val="00D8412D"/>
    <w:rsid w:val="00D842BD"/>
    <w:rsid w:val="00D8508B"/>
    <w:rsid w:val="00D926DA"/>
    <w:rsid w:val="00D9317F"/>
    <w:rsid w:val="00D9517A"/>
    <w:rsid w:val="00D96441"/>
    <w:rsid w:val="00DA0E2E"/>
    <w:rsid w:val="00DA191B"/>
    <w:rsid w:val="00DA2BD6"/>
    <w:rsid w:val="00DA2CE1"/>
    <w:rsid w:val="00DA5413"/>
    <w:rsid w:val="00DA5B3A"/>
    <w:rsid w:val="00DA5FFE"/>
    <w:rsid w:val="00DA7948"/>
    <w:rsid w:val="00DB01EE"/>
    <w:rsid w:val="00DB044F"/>
    <w:rsid w:val="00DB11CB"/>
    <w:rsid w:val="00DB153A"/>
    <w:rsid w:val="00DB167A"/>
    <w:rsid w:val="00DB238D"/>
    <w:rsid w:val="00DB29B5"/>
    <w:rsid w:val="00DB2A0A"/>
    <w:rsid w:val="00DB3856"/>
    <w:rsid w:val="00DB406A"/>
    <w:rsid w:val="00DB4501"/>
    <w:rsid w:val="00DB55CE"/>
    <w:rsid w:val="00DB5A4B"/>
    <w:rsid w:val="00DB6192"/>
    <w:rsid w:val="00DC03C9"/>
    <w:rsid w:val="00DC1810"/>
    <w:rsid w:val="00DC22CA"/>
    <w:rsid w:val="00DC23F8"/>
    <w:rsid w:val="00DC3178"/>
    <w:rsid w:val="00DC3A18"/>
    <w:rsid w:val="00DC5669"/>
    <w:rsid w:val="00DC6A4B"/>
    <w:rsid w:val="00DC7980"/>
    <w:rsid w:val="00DD24BB"/>
    <w:rsid w:val="00DD2998"/>
    <w:rsid w:val="00DD2AB8"/>
    <w:rsid w:val="00DD3500"/>
    <w:rsid w:val="00DE0001"/>
    <w:rsid w:val="00DE088B"/>
    <w:rsid w:val="00DE0B1B"/>
    <w:rsid w:val="00DE0D78"/>
    <w:rsid w:val="00DE268A"/>
    <w:rsid w:val="00DE27BF"/>
    <w:rsid w:val="00DE33C6"/>
    <w:rsid w:val="00DE4702"/>
    <w:rsid w:val="00DE4D47"/>
    <w:rsid w:val="00DE5C28"/>
    <w:rsid w:val="00DE5F76"/>
    <w:rsid w:val="00DE658C"/>
    <w:rsid w:val="00DE72DC"/>
    <w:rsid w:val="00DF10DE"/>
    <w:rsid w:val="00DF1305"/>
    <w:rsid w:val="00DF21F8"/>
    <w:rsid w:val="00DF2D7B"/>
    <w:rsid w:val="00DF2ED7"/>
    <w:rsid w:val="00DF4CA7"/>
    <w:rsid w:val="00DF7987"/>
    <w:rsid w:val="00E00953"/>
    <w:rsid w:val="00E00955"/>
    <w:rsid w:val="00E00C94"/>
    <w:rsid w:val="00E012A3"/>
    <w:rsid w:val="00E0151F"/>
    <w:rsid w:val="00E03309"/>
    <w:rsid w:val="00E037C5"/>
    <w:rsid w:val="00E03850"/>
    <w:rsid w:val="00E065DA"/>
    <w:rsid w:val="00E073A1"/>
    <w:rsid w:val="00E07588"/>
    <w:rsid w:val="00E1174D"/>
    <w:rsid w:val="00E123A7"/>
    <w:rsid w:val="00E12C0C"/>
    <w:rsid w:val="00E14D0B"/>
    <w:rsid w:val="00E15936"/>
    <w:rsid w:val="00E161A5"/>
    <w:rsid w:val="00E21715"/>
    <w:rsid w:val="00E22621"/>
    <w:rsid w:val="00E248E9"/>
    <w:rsid w:val="00E25D12"/>
    <w:rsid w:val="00E302ED"/>
    <w:rsid w:val="00E30758"/>
    <w:rsid w:val="00E33501"/>
    <w:rsid w:val="00E33B4C"/>
    <w:rsid w:val="00E3409A"/>
    <w:rsid w:val="00E36C86"/>
    <w:rsid w:val="00E411B7"/>
    <w:rsid w:val="00E42394"/>
    <w:rsid w:val="00E42ACE"/>
    <w:rsid w:val="00E42D8C"/>
    <w:rsid w:val="00E443C8"/>
    <w:rsid w:val="00E447CA"/>
    <w:rsid w:val="00E50B36"/>
    <w:rsid w:val="00E5133D"/>
    <w:rsid w:val="00E522CE"/>
    <w:rsid w:val="00E54DD7"/>
    <w:rsid w:val="00E555BD"/>
    <w:rsid w:val="00E5626B"/>
    <w:rsid w:val="00E56583"/>
    <w:rsid w:val="00E56647"/>
    <w:rsid w:val="00E5711D"/>
    <w:rsid w:val="00E57218"/>
    <w:rsid w:val="00E601DC"/>
    <w:rsid w:val="00E6056C"/>
    <w:rsid w:val="00E607EC"/>
    <w:rsid w:val="00E60EE4"/>
    <w:rsid w:val="00E61DD5"/>
    <w:rsid w:val="00E620F9"/>
    <w:rsid w:val="00E622C4"/>
    <w:rsid w:val="00E62F12"/>
    <w:rsid w:val="00E64387"/>
    <w:rsid w:val="00E64C65"/>
    <w:rsid w:val="00E66563"/>
    <w:rsid w:val="00E66C2B"/>
    <w:rsid w:val="00E702ED"/>
    <w:rsid w:val="00E704B8"/>
    <w:rsid w:val="00E70545"/>
    <w:rsid w:val="00E71792"/>
    <w:rsid w:val="00E73AC0"/>
    <w:rsid w:val="00E73E8A"/>
    <w:rsid w:val="00E7660B"/>
    <w:rsid w:val="00E76D89"/>
    <w:rsid w:val="00E81F5E"/>
    <w:rsid w:val="00E83147"/>
    <w:rsid w:val="00E844DB"/>
    <w:rsid w:val="00E8495E"/>
    <w:rsid w:val="00E86762"/>
    <w:rsid w:val="00E870FC"/>
    <w:rsid w:val="00E872DA"/>
    <w:rsid w:val="00E90C27"/>
    <w:rsid w:val="00E90E5E"/>
    <w:rsid w:val="00E92742"/>
    <w:rsid w:val="00E94A36"/>
    <w:rsid w:val="00E9541E"/>
    <w:rsid w:val="00E96D7D"/>
    <w:rsid w:val="00E97900"/>
    <w:rsid w:val="00EA0607"/>
    <w:rsid w:val="00EA2FBD"/>
    <w:rsid w:val="00EA4011"/>
    <w:rsid w:val="00EA5CD6"/>
    <w:rsid w:val="00EA6E1F"/>
    <w:rsid w:val="00EA77B0"/>
    <w:rsid w:val="00EA78FC"/>
    <w:rsid w:val="00EB009F"/>
    <w:rsid w:val="00EB02F1"/>
    <w:rsid w:val="00EB116C"/>
    <w:rsid w:val="00EB27D3"/>
    <w:rsid w:val="00EB28E9"/>
    <w:rsid w:val="00EB2F59"/>
    <w:rsid w:val="00EB3162"/>
    <w:rsid w:val="00EB40C8"/>
    <w:rsid w:val="00EB4862"/>
    <w:rsid w:val="00EB5A0C"/>
    <w:rsid w:val="00EB6620"/>
    <w:rsid w:val="00EB699C"/>
    <w:rsid w:val="00EB7819"/>
    <w:rsid w:val="00EC14DD"/>
    <w:rsid w:val="00EC2C16"/>
    <w:rsid w:val="00EC4A5E"/>
    <w:rsid w:val="00EC4E4D"/>
    <w:rsid w:val="00EC558B"/>
    <w:rsid w:val="00EC7020"/>
    <w:rsid w:val="00ED2392"/>
    <w:rsid w:val="00ED263E"/>
    <w:rsid w:val="00ED2D6F"/>
    <w:rsid w:val="00EE0FD4"/>
    <w:rsid w:val="00EE1620"/>
    <w:rsid w:val="00EE173D"/>
    <w:rsid w:val="00EE54B8"/>
    <w:rsid w:val="00EE6D05"/>
    <w:rsid w:val="00EF0550"/>
    <w:rsid w:val="00EF0CB3"/>
    <w:rsid w:val="00EF1174"/>
    <w:rsid w:val="00EF1463"/>
    <w:rsid w:val="00EF16CB"/>
    <w:rsid w:val="00EF1A51"/>
    <w:rsid w:val="00EF4878"/>
    <w:rsid w:val="00F00292"/>
    <w:rsid w:val="00F00D97"/>
    <w:rsid w:val="00F00FF1"/>
    <w:rsid w:val="00F03182"/>
    <w:rsid w:val="00F03E02"/>
    <w:rsid w:val="00F05BE1"/>
    <w:rsid w:val="00F065CE"/>
    <w:rsid w:val="00F079BE"/>
    <w:rsid w:val="00F105C8"/>
    <w:rsid w:val="00F10D0B"/>
    <w:rsid w:val="00F116BF"/>
    <w:rsid w:val="00F11896"/>
    <w:rsid w:val="00F13975"/>
    <w:rsid w:val="00F13D40"/>
    <w:rsid w:val="00F14D1D"/>
    <w:rsid w:val="00F156BA"/>
    <w:rsid w:val="00F156DD"/>
    <w:rsid w:val="00F15EDC"/>
    <w:rsid w:val="00F17A4E"/>
    <w:rsid w:val="00F21A2F"/>
    <w:rsid w:val="00F22E44"/>
    <w:rsid w:val="00F230A0"/>
    <w:rsid w:val="00F24D10"/>
    <w:rsid w:val="00F24EEE"/>
    <w:rsid w:val="00F25A5E"/>
    <w:rsid w:val="00F2746A"/>
    <w:rsid w:val="00F30D1E"/>
    <w:rsid w:val="00F32A05"/>
    <w:rsid w:val="00F32CD9"/>
    <w:rsid w:val="00F332B4"/>
    <w:rsid w:val="00F3340C"/>
    <w:rsid w:val="00F33B64"/>
    <w:rsid w:val="00F404F9"/>
    <w:rsid w:val="00F421A2"/>
    <w:rsid w:val="00F43B0B"/>
    <w:rsid w:val="00F43CB3"/>
    <w:rsid w:val="00F4639A"/>
    <w:rsid w:val="00F4710E"/>
    <w:rsid w:val="00F471EF"/>
    <w:rsid w:val="00F505A4"/>
    <w:rsid w:val="00F52602"/>
    <w:rsid w:val="00F52C2C"/>
    <w:rsid w:val="00F540C9"/>
    <w:rsid w:val="00F55BF4"/>
    <w:rsid w:val="00F56424"/>
    <w:rsid w:val="00F56677"/>
    <w:rsid w:val="00F63511"/>
    <w:rsid w:val="00F64F43"/>
    <w:rsid w:val="00F6503B"/>
    <w:rsid w:val="00F65590"/>
    <w:rsid w:val="00F66662"/>
    <w:rsid w:val="00F66A90"/>
    <w:rsid w:val="00F70EC5"/>
    <w:rsid w:val="00F7308A"/>
    <w:rsid w:val="00F73A56"/>
    <w:rsid w:val="00F7428F"/>
    <w:rsid w:val="00F742C9"/>
    <w:rsid w:val="00F74E0D"/>
    <w:rsid w:val="00F75F2B"/>
    <w:rsid w:val="00F75F37"/>
    <w:rsid w:val="00F75F7B"/>
    <w:rsid w:val="00F77581"/>
    <w:rsid w:val="00F80FB8"/>
    <w:rsid w:val="00F828E7"/>
    <w:rsid w:val="00F82A9F"/>
    <w:rsid w:val="00F82BB8"/>
    <w:rsid w:val="00F82EF4"/>
    <w:rsid w:val="00F82F6D"/>
    <w:rsid w:val="00F84490"/>
    <w:rsid w:val="00F91EA3"/>
    <w:rsid w:val="00F934CF"/>
    <w:rsid w:val="00F935E2"/>
    <w:rsid w:val="00F93B52"/>
    <w:rsid w:val="00F94E89"/>
    <w:rsid w:val="00F94FBF"/>
    <w:rsid w:val="00F95360"/>
    <w:rsid w:val="00F95B24"/>
    <w:rsid w:val="00F95C1F"/>
    <w:rsid w:val="00F96277"/>
    <w:rsid w:val="00F9780A"/>
    <w:rsid w:val="00FA02CA"/>
    <w:rsid w:val="00FA4B51"/>
    <w:rsid w:val="00FA78E3"/>
    <w:rsid w:val="00FB181A"/>
    <w:rsid w:val="00FB1BB7"/>
    <w:rsid w:val="00FB3B56"/>
    <w:rsid w:val="00FB5289"/>
    <w:rsid w:val="00FB5E51"/>
    <w:rsid w:val="00FB6164"/>
    <w:rsid w:val="00FB6E30"/>
    <w:rsid w:val="00FC0F15"/>
    <w:rsid w:val="00FC1B9B"/>
    <w:rsid w:val="00FC1E0F"/>
    <w:rsid w:val="00FC1E81"/>
    <w:rsid w:val="00FC2CB1"/>
    <w:rsid w:val="00FC2DEB"/>
    <w:rsid w:val="00FC3686"/>
    <w:rsid w:val="00FC38D8"/>
    <w:rsid w:val="00FC4208"/>
    <w:rsid w:val="00FC561D"/>
    <w:rsid w:val="00FC79BD"/>
    <w:rsid w:val="00FD043B"/>
    <w:rsid w:val="00FD1FA8"/>
    <w:rsid w:val="00FD315E"/>
    <w:rsid w:val="00FD49BF"/>
    <w:rsid w:val="00FD69EB"/>
    <w:rsid w:val="00FD7AED"/>
    <w:rsid w:val="00FE04CE"/>
    <w:rsid w:val="00FE1425"/>
    <w:rsid w:val="00FE1EAD"/>
    <w:rsid w:val="00FE20BF"/>
    <w:rsid w:val="00FE2122"/>
    <w:rsid w:val="00FE21C6"/>
    <w:rsid w:val="00FE2740"/>
    <w:rsid w:val="00FE3B3E"/>
    <w:rsid w:val="00FE3DFB"/>
    <w:rsid w:val="00FE3F64"/>
    <w:rsid w:val="00FE48BB"/>
    <w:rsid w:val="00FE606E"/>
    <w:rsid w:val="00FE7031"/>
    <w:rsid w:val="00FE7C78"/>
    <w:rsid w:val="00FF03C7"/>
    <w:rsid w:val="00FF1D72"/>
    <w:rsid w:val="00FF221E"/>
    <w:rsid w:val="00FF24CC"/>
    <w:rsid w:val="00FF25BC"/>
    <w:rsid w:val="00FF4BBC"/>
    <w:rsid w:val="00FF665A"/>
    <w:rsid w:val="01A26F5D"/>
    <w:rsid w:val="01B0CE23"/>
    <w:rsid w:val="01BF4447"/>
    <w:rsid w:val="02054B5B"/>
    <w:rsid w:val="020AC149"/>
    <w:rsid w:val="025176C8"/>
    <w:rsid w:val="02CAE689"/>
    <w:rsid w:val="02E12B81"/>
    <w:rsid w:val="031D130B"/>
    <w:rsid w:val="03340A8C"/>
    <w:rsid w:val="03941EAE"/>
    <w:rsid w:val="0416F371"/>
    <w:rsid w:val="04173827"/>
    <w:rsid w:val="043B2724"/>
    <w:rsid w:val="051A442E"/>
    <w:rsid w:val="0592D877"/>
    <w:rsid w:val="063C705A"/>
    <w:rsid w:val="06916524"/>
    <w:rsid w:val="06C9697C"/>
    <w:rsid w:val="072C7031"/>
    <w:rsid w:val="07B49BF2"/>
    <w:rsid w:val="08047952"/>
    <w:rsid w:val="0830FA41"/>
    <w:rsid w:val="083BAD87"/>
    <w:rsid w:val="08494534"/>
    <w:rsid w:val="092F1E90"/>
    <w:rsid w:val="09544E4A"/>
    <w:rsid w:val="096C5F43"/>
    <w:rsid w:val="0A5694D9"/>
    <w:rsid w:val="0A732332"/>
    <w:rsid w:val="0A78221E"/>
    <w:rsid w:val="0A7E362C"/>
    <w:rsid w:val="0B7A3369"/>
    <w:rsid w:val="0BA8B126"/>
    <w:rsid w:val="0C019245"/>
    <w:rsid w:val="0C72FAAE"/>
    <w:rsid w:val="0C8EC55A"/>
    <w:rsid w:val="0C961C4E"/>
    <w:rsid w:val="0CC57F9D"/>
    <w:rsid w:val="0CC60562"/>
    <w:rsid w:val="0CC85F3C"/>
    <w:rsid w:val="0D4B13B2"/>
    <w:rsid w:val="0E297EFC"/>
    <w:rsid w:val="0E46049E"/>
    <w:rsid w:val="0EAC1AE9"/>
    <w:rsid w:val="0F179EE9"/>
    <w:rsid w:val="0F24CE89"/>
    <w:rsid w:val="0F37D5AA"/>
    <w:rsid w:val="0FC05B79"/>
    <w:rsid w:val="0FCDD309"/>
    <w:rsid w:val="0FEFA53F"/>
    <w:rsid w:val="100B556A"/>
    <w:rsid w:val="100EE927"/>
    <w:rsid w:val="105B1E8D"/>
    <w:rsid w:val="105B29F2"/>
    <w:rsid w:val="107BC439"/>
    <w:rsid w:val="107D4D07"/>
    <w:rsid w:val="10B3E3AD"/>
    <w:rsid w:val="10BBF8EA"/>
    <w:rsid w:val="10E19FDA"/>
    <w:rsid w:val="10FE0FBA"/>
    <w:rsid w:val="11DEEFD3"/>
    <w:rsid w:val="12218FFC"/>
    <w:rsid w:val="123500FC"/>
    <w:rsid w:val="123567DB"/>
    <w:rsid w:val="1243FC8E"/>
    <w:rsid w:val="125B19C9"/>
    <w:rsid w:val="125EE366"/>
    <w:rsid w:val="1299CC4E"/>
    <w:rsid w:val="12A1742B"/>
    <w:rsid w:val="12E7840A"/>
    <w:rsid w:val="1334C883"/>
    <w:rsid w:val="13611B46"/>
    <w:rsid w:val="1415B876"/>
    <w:rsid w:val="144C5C44"/>
    <w:rsid w:val="149A09B8"/>
    <w:rsid w:val="150076FC"/>
    <w:rsid w:val="150535F0"/>
    <w:rsid w:val="154533B2"/>
    <w:rsid w:val="15748607"/>
    <w:rsid w:val="15917943"/>
    <w:rsid w:val="15A439DC"/>
    <w:rsid w:val="15FDF439"/>
    <w:rsid w:val="1692C39E"/>
    <w:rsid w:val="16D90B60"/>
    <w:rsid w:val="16F0E497"/>
    <w:rsid w:val="174B4D2D"/>
    <w:rsid w:val="17C10B38"/>
    <w:rsid w:val="1806272B"/>
    <w:rsid w:val="180BAF26"/>
    <w:rsid w:val="18444DF1"/>
    <w:rsid w:val="18616CFB"/>
    <w:rsid w:val="186B40FB"/>
    <w:rsid w:val="186BAD3E"/>
    <w:rsid w:val="1964EC9C"/>
    <w:rsid w:val="19AED3D6"/>
    <w:rsid w:val="19B74967"/>
    <w:rsid w:val="1A51ACDA"/>
    <w:rsid w:val="1AAE3AB7"/>
    <w:rsid w:val="1ACDA347"/>
    <w:rsid w:val="1AFEC039"/>
    <w:rsid w:val="1B32CDA0"/>
    <w:rsid w:val="1C0BF9F5"/>
    <w:rsid w:val="1C0E4F81"/>
    <w:rsid w:val="1C567C53"/>
    <w:rsid w:val="1C69AA9A"/>
    <w:rsid w:val="1C82773B"/>
    <w:rsid w:val="1CBE8941"/>
    <w:rsid w:val="1CE13C58"/>
    <w:rsid w:val="1D1BC5BB"/>
    <w:rsid w:val="1D743BFB"/>
    <w:rsid w:val="1D8A7EE4"/>
    <w:rsid w:val="1E272656"/>
    <w:rsid w:val="1E6E56F9"/>
    <w:rsid w:val="1E95402A"/>
    <w:rsid w:val="1EC88733"/>
    <w:rsid w:val="1EE3D8AE"/>
    <w:rsid w:val="1F07BC07"/>
    <w:rsid w:val="1F15E0C3"/>
    <w:rsid w:val="1F25E0C7"/>
    <w:rsid w:val="1F2B425F"/>
    <w:rsid w:val="1F8F86B4"/>
    <w:rsid w:val="200992DF"/>
    <w:rsid w:val="20A03FDB"/>
    <w:rsid w:val="20B10F14"/>
    <w:rsid w:val="2102E441"/>
    <w:rsid w:val="211F966F"/>
    <w:rsid w:val="2124DEDA"/>
    <w:rsid w:val="217F23BA"/>
    <w:rsid w:val="2183E24E"/>
    <w:rsid w:val="22343B48"/>
    <w:rsid w:val="2256617B"/>
    <w:rsid w:val="229E0E24"/>
    <w:rsid w:val="22AD262B"/>
    <w:rsid w:val="22AF0A25"/>
    <w:rsid w:val="22DB0733"/>
    <w:rsid w:val="22F03313"/>
    <w:rsid w:val="231D2144"/>
    <w:rsid w:val="2321C327"/>
    <w:rsid w:val="24008C5A"/>
    <w:rsid w:val="2428A538"/>
    <w:rsid w:val="248E834E"/>
    <w:rsid w:val="24D9E313"/>
    <w:rsid w:val="2622B93F"/>
    <w:rsid w:val="271FBCD0"/>
    <w:rsid w:val="27270F27"/>
    <w:rsid w:val="272DB743"/>
    <w:rsid w:val="27D7C422"/>
    <w:rsid w:val="283644C3"/>
    <w:rsid w:val="2840E259"/>
    <w:rsid w:val="28A32750"/>
    <w:rsid w:val="28E97BFE"/>
    <w:rsid w:val="2904C12A"/>
    <w:rsid w:val="2908FE97"/>
    <w:rsid w:val="290C85B0"/>
    <w:rsid w:val="29FDEA33"/>
    <w:rsid w:val="2A377853"/>
    <w:rsid w:val="2A8388FE"/>
    <w:rsid w:val="2A989CC3"/>
    <w:rsid w:val="2B208055"/>
    <w:rsid w:val="2BC98D3B"/>
    <w:rsid w:val="2BE0898E"/>
    <w:rsid w:val="2BF36EE1"/>
    <w:rsid w:val="2C32A046"/>
    <w:rsid w:val="2C3D1543"/>
    <w:rsid w:val="2C62F603"/>
    <w:rsid w:val="2CA9DB0C"/>
    <w:rsid w:val="2CEDEE64"/>
    <w:rsid w:val="2D21379C"/>
    <w:rsid w:val="2D24820F"/>
    <w:rsid w:val="2D4F57B1"/>
    <w:rsid w:val="2DE59629"/>
    <w:rsid w:val="2E80C031"/>
    <w:rsid w:val="2F3905A9"/>
    <w:rsid w:val="2F5C906F"/>
    <w:rsid w:val="2FFA8851"/>
    <w:rsid w:val="303857C6"/>
    <w:rsid w:val="315A4AEC"/>
    <w:rsid w:val="3194E8BB"/>
    <w:rsid w:val="31A8E3BB"/>
    <w:rsid w:val="31BEB477"/>
    <w:rsid w:val="31FFDB51"/>
    <w:rsid w:val="322E55A0"/>
    <w:rsid w:val="329A48CE"/>
    <w:rsid w:val="32E9412C"/>
    <w:rsid w:val="333AEE17"/>
    <w:rsid w:val="338B451D"/>
    <w:rsid w:val="33E1B192"/>
    <w:rsid w:val="33FB8534"/>
    <w:rsid w:val="34991364"/>
    <w:rsid w:val="34ED30EB"/>
    <w:rsid w:val="359D9188"/>
    <w:rsid w:val="35CC5224"/>
    <w:rsid w:val="3677C946"/>
    <w:rsid w:val="36808AE4"/>
    <w:rsid w:val="37207527"/>
    <w:rsid w:val="37BAC505"/>
    <w:rsid w:val="37D9F5BF"/>
    <w:rsid w:val="37DAC731"/>
    <w:rsid w:val="37F0BD08"/>
    <w:rsid w:val="384F4334"/>
    <w:rsid w:val="385E4623"/>
    <w:rsid w:val="38DDBBC0"/>
    <w:rsid w:val="38E941CE"/>
    <w:rsid w:val="38FF2D15"/>
    <w:rsid w:val="390970A9"/>
    <w:rsid w:val="3911183F"/>
    <w:rsid w:val="3962111F"/>
    <w:rsid w:val="39A06BCF"/>
    <w:rsid w:val="39C061E5"/>
    <w:rsid w:val="3A16F8AE"/>
    <w:rsid w:val="3A7C9B65"/>
    <w:rsid w:val="3B2553BC"/>
    <w:rsid w:val="3B52BCBC"/>
    <w:rsid w:val="3B6C0580"/>
    <w:rsid w:val="3B878793"/>
    <w:rsid w:val="3BF88A4B"/>
    <w:rsid w:val="3C30FF00"/>
    <w:rsid w:val="3C4DF83F"/>
    <w:rsid w:val="3CA2D5D9"/>
    <w:rsid w:val="3CDD6ACF"/>
    <w:rsid w:val="3D0721E8"/>
    <w:rsid w:val="3D786E05"/>
    <w:rsid w:val="3D8F1D4D"/>
    <w:rsid w:val="3DBE1140"/>
    <w:rsid w:val="3DCA966F"/>
    <w:rsid w:val="3DDDAE96"/>
    <w:rsid w:val="3DF68400"/>
    <w:rsid w:val="3E17AA57"/>
    <w:rsid w:val="3E2463E6"/>
    <w:rsid w:val="3E436E51"/>
    <w:rsid w:val="3EC33F7D"/>
    <w:rsid w:val="3F3C9F2C"/>
    <w:rsid w:val="3F5A1B49"/>
    <w:rsid w:val="3F96E82C"/>
    <w:rsid w:val="3FE3736E"/>
    <w:rsid w:val="3FEDEAE2"/>
    <w:rsid w:val="402EBB17"/>
    <w:rsid w:val="4031A374"/>
    <w:rsid w:val="404F5604"/>
    <w:rsid w:val="40845426"/>
    <w:rsid w:val="40B32645"/>
    <w:rsid w:val="40CB90BA"/>
    <w:rsid w:val="40E6A911"/>
    <w:rsid w:val="40EB8538"/>
    <w:rsid w:val="410BAD93"/>
    <w:rsid w:val="414BD513"/>
    <w:rsid w:val="414BF795"/>
    <w:rsid w:val="41F41F97"/>
    <w:rsid w:val="4284068E"/>
    <w:rsid w:val="42DE6F12"/>
    <w:rsid w:val="432B1364"/>
    <w:rsid w:val="433AE49C"/>
    <w:rsid w:val="437C3310"/>
    <w:rsid w:val="4468B620"/>
    <w:rsid w:val="449E9C4C"/>
    <w:rsid w:val="44A3D69F"/>
    <w:rsid w:val="45CCD78C"/>
    <w:rsid w:val="45E4798E"/>
    <w:rsid w:val="462C7CE1"/>
    <w:rsid w:val="4666B035"/>
    <w:rsid w:val="46886DA8"/>
    <w:rsid w:val="470A29F2"/>
    <w:rsid w:val="473225A0"/>
    <w:rsid w:val="479F668C"/>
    <w:rsid w:val="47A0807E"/>
    <w:rsid w:val="47D1C6D3"/>
    <w:rsid w:val="482F7AB0"/>
    <w:rsid w:val="48ECABBF"/>
    <w:rsid w:val="48F6E164"/>
    <w:rsid w:val="492E345D"/>
    <w:rsid w:val="496FBFB3"/>
    <w:rsid w:val="4996E513"/>
    <w:rsid w:val="49AAA76D"/>
    <w:rsid w:val="49B7A97C"/>
    <w:rsid w:val="49F700E3"/>
    <w:rsid w:val="4A172263"/>
    <w:rsid w:val="4A23477B"/>
    <w:rsid w:val="4AA1976A"/>
    <w:rsid w:val="4AAA4FFE"/>
    <w:rsid w:val="4B27BE0C"/>
    <w:rsid w:val="4B6BDE18"/>
    <w:rsid w:val="4B71594F"/>
    <w:rsid w:val="4C184C3C"/>
    <w:rsid w:val="4C3FE7D3"/>
    <w:rsid w:val="4C549113"/>
    <w:rsid w:val="4CCA2D40"/>
    <w:rsid w:val="4DAE1DD5"/>
    <w:rsid w:val="4DFDF29D"/>
    <w:rsid w:val="4E23F7FD"/>
    <w:rsid w:val="4E329FBB"/>
    <w:rsid w:val="4EB7F968"/>
    <w:rsid w:val="4F01CBDF"/>
    <w:rsid w:val="50983A14"/>
    <w:rsid w:val="51A6BD7B"/>
    <w:rsid w:val="51ABFBC7"/>
    <w:rsid w:val="525E1746"/>
    <w:rsid w:val="5317AB95"/>
    <w:rsid w:val="5346DD64"/>
    <w:rsid w:val="5460947F"/>
    <w:rsid w:val="546EA0E6"/>
    <w:rsid w:val="54BA8228"/>
    <w:rsid w:val="54C383C0"/>
    <w:rsid w:val="54EBF694"/>
    <w:rsid w:val="55025133"/>
    <w:rsid w:val="5549D64B"/>
    <w:rsid w:val="55658299"/>
    <w:rsid w:val="557272E5"/>
    <w:rsid w:val="55822B8B"/>
    <w:rsid w:val="55A691F9"/>
    <w:rsid w:val="55AD481C"/>
    <w:rsid w:val="55BE3005"/>
    <w:rsid w:val="55F1502C"/>
    <w:rsid w:val="5609DC28"/>
    <w:rsid w:val="5639C316"/>
    <w:rsid w:val="56718D75"/>
    <w:rsid w:val="56745E29"/>
    <w:rsid w:val="56F83104"/>
    <w:rsid w:val="5755BEC7"/>
    <w:rsid w:val="57DC5D2B"/>
    <w:rsid w:val="58181BF4"/>
    <w:rsid w:val="58323BFC"/>
    <w:rsid w:val="58BF8941"/>
    <w:rsid w:val="58E381E7"/>
    <w:rsid w:val="5907DEC0"/>
    <w:rsid w:val="598D8C8D"/>
    <w:rsid w:val="5A94B3D2"/>
    <w:rsid w:val="5AF8D935"/>
    <w:rsid w:val="5B31783B"/>
    <w:rsid w:val="5BCD5681"/>
    <w:rsid w:val="5BD7C3CA"/>
    <w:rsid w:val="5BF35858"/>
    <w:rsid w:val="5C1C559F"/>
    <w:rsid w:val="5C23488B"/>
    <w:rsid w:val="5C4AF5E0"/>
    <w:rsid w:val="5C75680C"/>
    <w:rsid w:val="5C92FC09"/>
    <w:rsid w:val="5CA52454"/>
    <w:rsid w:val="5D05B1EF"/>
    <w:rsid w:val="5D38EA05"/>
    <w:rsid w:val="5D3F6BD3"/>
    <w:rsid w:val="5D9C029F"/>
    <w:rsid w:val="5E79B0D9"/>
    <w:rsid w:val="5E90537E"/>
    <w:rsid w:val="5EB75B4B"/>
    <w:rsid w:val="5ECE8ECF"/>
    <w:rsid w:val="5EE3190D"/>
    <w:rsid w:val="5F7ECFCE"/>
    <w:rsid w:val="5F8EC0E9"/>
    <w:rsid w:val="5FF0EC09"/>
    <w:rsid w:val="60233EB8"/>
    <w:rsid w:val="60AC63C4"/>
    <w:rsid w:val="60D61297"/>
    <w:rsid w:val="61043E12"/>
    <w:rsid w:val="6142D7EC"/>
    <w:rsid w:val="6183FE99"/>
    <w:rsid w:val="61ACCF04"/>
    <w:rsid w:val="61D940B3"/>
    <w:rsid w:val="61F0F80C"/>
    <w:rsid w:val="620A203D"/>
    <w:rsid w:val="6291E946"/>
    <w:rsid w:val="62A01843"/>
    <w:rsid w:val="62CA50E0"/>
    <w:rsid w:val="62E9046A"/>
    <w:rsid w:val="62FAA861"/>
    <w:rsid w:val="63159D87"/>
    <w:rsid w:val="6328D73B"/>
    <w:rsid w:val="632A0958"/>
    <w:rsid w:val="636DB7E1"/>
    <w:rsid w:val="63BD6B48"/>
    <w:rsid w:val="63E0ACFE"/>
    <w:rsid w:val="64083342"/>
    <w:rsid w:val="644E1F91"/>
    <w:rsid w:val="64842774"/>
    <w:rsid w:val="653D1577"/>
    <w:rsid w:val="658868A8"/>
    <w:rsid w:val="666E7313"/>
    <w:rsid w:val="66B9853D"/>
    <w:rsid w:val="66EB21CD"/>
    <w:rsid w:val="66FF02E1"/>
    <w:rsid w:val="6714B032"/>
    <w:rsid w:val="671B451A"/>
    <w:rsid w:val="674BBDF1"/>
    <w:rsid w:val="6802DEB1"/>
    <w:rsid w:val="68713C14"/>
    <w:rsid w:val="68764C71"/>
    <w:rsid w:val="68E53819"/>
    <w:rsid w:val="68E78B61"/>
    <w:rsid w:val="68F2BC43"/>
    <w:rsid w:val="68F8C120"/>
    <w:rsid w:val="6992A81A"/>
    <w:rsid w:val="69BD2E37"/>
    <w:rsid w:val="69E1F7F8"/>
    <w:rsid w:val="69E3AE28"/>
    <w:rsid w:val="6A0F8F7A"/>
    <w:rsid w:val="6A5139CC"/>
    <w:rsid w:val="6A9552F1"/>
    <w:rsid w:val="6AF70F0E"/>
    <w:rsid w:val="6B2A6696"/>
    <w:rsid w:val="6B691C1F"/>
    <w:rsid w:val="6BA084CF"/>
    <w:rsid w:val="6C3B36EE"/>
    <w:rsid w:val="6C4CF875"/>
    <w:rsid w:val="6C7D15E4"/>
    <w:rsid w:val="6C7E4C39"/>
    <w:rsid w:val="6CB751C2"/>
    <w:rsid w:val="6CCB8CB2"/>
    <w:rsid w:val="6D0B0331"/>
    <w:rsid w:val="6D3B8FA6"/>
    <w:rsid w:val="6D3D5609"/>
    <w:rsid w:val="6D49F151"/>
    <w:rsid w:val="6D587EE0"/>
    <w:rsid w:val="6D95E4B6"/>
    <w:rsid w:val="6DF6DC15"/>
    <w:rsid w:val="6E581DD7"/>
    <w:rsid w:val="6E611575"/>
    <w:rsid w:val="6EAEF56A"/>
    <w:rsid w:val="6F3711EC"/>
    <w:rsid w:val="6F491514"/>
    <w:rsid w:val="6F5213B8"/>
    <w:rsid w:val="70168866"/>
    <w:rsid w:val="70204FC5"/>
    <w:rsid w:val="7080D68E"/>
    <w:rsid w:val="708A394E"/>
    <w:rsid w:val="70BBD6A6"/>
    <w:rsid w:val="70D54867"/>
    <w:rsid w:val="7103A12F"/>
    <w:rsid w:val="71871EC3"/>
    <w:rsid w:val="719B3BB1"/>
    <w:rsid w:val="72072FBC"/>
    <w:rsid w:val="7231FE98"/>
    <w:rsid w:val="7239988A"/>
    <w:rsid w:val="72635181"/>
    <w:rsid w:val="72AB2AC6"/>
    <w:rsid w:val="72B0217F"/>
    <w:rsid w:val="72C3B7A2"/>
    <w:rsid w:val="72EB5225"/>
    <w:rsid w:val="7304FE54"/>
    <w:rsid w:val="741E5AEE"/>
    <w:rsid w:val="74A01C1E"/>
    <w:rsid w:val="74A6AD6B"/>
    <w:rsid w:val="74B8EA6C"/>
    <w:rsid w:val="74EBDF77"/>
    <w:rsid w:val="74EFF4F0"/>
    <w:rsid w:val="750A636C"/>
    <w:rsid w:val="75A7D5F4"/>
    <w:rsid w:val="75DB46DE"/>
    <w:rsid w:val="75E8FEE9"/>
    <w:rsid w:val="76028C9C"/>
    <w:rsid w:val="761EA7AC"/>
    <w:rsid w:val="7626F6F0"/>
    <w:rsid w:val="7665F8BF"/>
    <w:rsid w:val="76978A9B"/>
    <w:rsid w:val="76BA835D"/>
    <w:rsid w:val="76C198EF"/>
    <w:rsid w:val="770DBF2E"/>
    <w:rsid w:val="773ED3C7"/>
    <w:rsid w:val="7747A7EA"/>
    <w:rsid w:val="776059E8"/>
    <w:rsid w:val="7765D1A4"/>
    <w:rsid w:val="7765E1F2"/>
    <w:rsid w:val="77BD166A"/>
    <w:rsid w:val="77F51E16"/>
    <w:rsid w:val="7922C5A2"/>
    <w:rsid w:val="799AA3C8"/>
    <w:rsid w:val="7A749C62"/>
    <w:rsid w:val="7A9E0651"/>
    <w:rsid w:val="7ABD5C32"/>
    <w:rsid w:val="7AD726E8"/>
    <w:rsid w:val="7B51435B"/>
    <w:rsid w:val="7B5F0963"/>
    <w:rsid w:val="7B6D36AC"/>
    <w:rsid w:val="7B900A86"/>
    <w:rsid w:val="7B9F12BC"/>
    <w:rsid w:val="7BA38D34"/>
    <w:rsid w:val="7BD306D9"/>
    <w:rsid w:val="7C4D6303"/>
    <w:rsid w:val="7CB56159"/>
    <w:rsid w:val="7CE47EE8"/>
    <w:rsid w:val="7CFCFB44"/>
    <w:rsid w:val="7D008527"/>
    <w:rsid w:val="7D294099"/>
    <w:rsid w:val="7D5A1B26"/>
    <w:rsid w:val="7D6CB504"/>
    <w:rsid w:val="7D95AA90"/>
    <w:rsid w:val="7DA51358"/>
    <w:rsid w:val="7DE15EAA"/>
    <w:rsid w:val="7DF5D207"/>
    <w:rsid w:val="7E166D8A"/>
    <w:rsid w:val="7E244B4D"/>
    <w:rsid w:val="7EAB9DE2"/>
    <w:rsid w:val="7FA538D8"/>
    <w:rsid w:val="7FCAD653"/>
    <w:rsid w:val="7FE853D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C100E"/>
  <w15:docId w15:val="{81BC5DF1-093E-49E2-A165-F13566762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 w:eastAsia="ja-JP" w:bidi="ar-SA"/>
      </w:rPr>
    </w:rPrDefault>
    <w:pPrDefault>
      <w:pPr>
        <w:jc w:val="center"/>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hd w:val="clear" w:color="auto" w:fill="FFFFFF"/>
      <w:outlineLvl w:val="0"/>
    </w:pPr>
    <w:rPr>
      <w:b/>
      <w:sz w:val="28"/>
      <w:szCs w:val="28"/>
    </w:rPr>
  </w:style>
  <w:style w:type="paragraph" w:styleId="Heading2">
    <w:name w:val="heading 2"/>
    <w:basedOn w:val="Normal"/>
    <w:next w:val="Normal"/>
    <w:uiPriority w:val="9"/>
    <w:unhideWhenUsed/>
    <w:qFormat/>
    <w:pPr>
      <w:keepNext/>
      <w:keepLines/>
      <w:spacing w:before="360" w:after="120"/>
      <w:jc w:val="both"/>
      <w:outlineLvl w:val="1"/>
    </w:pPr>
    <w:rPr>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9F5CDC"/>
    <w:pPr>
      <w:jc w:val="left"/>
    </w:pPr>
  </w:style>
  <w:style w:type="paragraph" w:styleId="BalloonText">
    <w:name w:val="Balloon Text"/>
    <w:basedOn w:val="Normal"/>
    <w:link w:val="BalloonTextChar"/>
    <w:uiPriority w:val="99"/>
    <w:semiHidden/>
    <w:unhideWhenUsed/>
    <w:rsid w:val="009F5CD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5CDC"/>
    <w:rPr>
      <w:rFonts w:ascii="Segoe UI" w:hAnsi="Segoe UI" w:cs="Segoe UI"/>
      <w:sz w:val="18"/>
      <w:szCs w:val="18"/>
    </w:rPr>
  </w:style>
  <w:style w:type="table" w:styleId="TableGrid">
    <w:name w:val="Table Grid"/>
    <w:basedOn w:val="TableNormal"/>
    <w:uiPriority w:val="39"/>
    <w:rsid w:val="004B6A1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4B6A13"/>
    <w:pPr>
      <w:ind w:left="720"/>
      <w:contextualSpacing/>
    </w:pPr>
  </w:style>
  <w:style w:type="paragraph" w:styleId="TOC1">
    <w:name w:val="toc 1"/>
    <w:basedOn w:val="Normal"/>
    <w:next w:val="Normal"/>
    <w:autoRedefine/>
    <w:uiPriority w:val="39"/>
    <w:unhideWhenUsed/>
    <w:rsid w:val="001D33C4"/>
    <w:pPr>
      <w:spacing w:after="100"/>
    </w:pPr>
  </w:style>
  <w:style w:type="paragraph" w:styleId="TOC2">
    <w:name w:val="toc 2"/>
    <w:basedOn w:val="Normal"/>
    <w:next w:val="Normal"/>
    <w:autoRedefine/>
    <w:uiPriority w:val="39"/>
    <w:unhideWhenUsed/>
    <w:rsid w:val="001D33C4"/>
    <w:pPr>
      <w:spacing w:after="100"/>
      <w:ind w:left="220"/>
    </w:pPr>
  </w:style>
  <w:style w:type="character" w:styleId="Hyperlink">
    <w:name w:val="Hyperlink"/>
    <w:basedOn w:val="DefaultParagraphFont"/>
    <w:uiPriority w:val="99"/>
    <w:unhideWhenUsed/>
    <w:rsid w:val="001D33C4"/>
    <w:rPr>
      <w:color w:val="0000FF" w:themeColor="hyperlink"/>
      <w:u w:val="single"/>
    </w:rPr>
  </w:style>
  <w:style w:type="paragraph" w:styleId="TOCHeading">
    <w:name w:val="TOC Heading"/>
    <w:basedOn w:val="Heading1"/>
    <w:next w:val="Normal"/>
    <w:uiPriority w:val="39"/>
    <w:unhideWhenUsed/>
    <w:qFormat/>
    <w:rsid w:val="001D33C4"/>
    <w:pPr>
      <w:shd w:val="clear" w:color="auto" w:fill="auto"/>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Caption">
    <w:name w:val="caption"/>
    <w:basedOn w:val="Normal"/>
    <w:next w:val="Normal"/>
    <w:uiPriority w:val="35"/>
    <w:unhideWhenUsed/>
    <w:qFormat/>
    <w:rsid w:val="000E38AE"/>
    <w:pPr>
      <w:spacing w:after="200"/>
    </w:pPr>
    <w:rPr>
      <w:i/>
      <w:iCs/>
      <w:color w:val="1F497D" w:themeColor="text2"/>
      <w:sz w:val="18"/>
      <w:szCs w:val="18"/>
    </w:rPr>
  </w:style>
  <w:style w:type="paragraph" w:styleId="HTMLPreformatted">
    <w:name w:val="HTML Preformatted"/>
    <w:basedOn w:val="Normal"/>
    <w:link w:val="HTMLPreformattedChar"/>
    <w:uiPriority w:val="99"/>
    <w:semiHidden/>
    <w:unhideWhenUsed/>
    <w:rsid w:val="0014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432CE"/>
    <w:rPr>
      <w:rFonts w:ascii="Courier New" w:hAnsi="Courier New" w:cs="Courier New"/>
      <w:sz w:val="20"/>
      <w:szCs w:val="20"/>
      <w:lang w:val="en-US"/>
    </w:rPr>
  </w:style>
  <w:style w:type="paragraph" w:styleId="CommentSubject">
    <w:name w:val="annotation subject"/>
    <w:basedOn w:val="CommentText"/>
    <w:next w:val="CommentText"/>
    <w:link w:val="CommentSubjectChar"/>
    <w:uiPriority w:val="99"/>
    <w:semiHidden/>
    <w:unhideWhenUsed/>
    <w:rsid w:val="00BE57C5"/>
    <w:rPr>
      <w:b/>
      <w:bCs/>
    </w:rPr>
  </w:style>
  <w:style w:type="character" w:customStyle="1" w:styleId="CommentSubjectChar">
    <w:name w:val="Comment Subject Char"/>
    <w:basedOn w:val="CommentTextChar"/>
    <w:link w:val="CommentSubject"/>
    <w:uiPriority w:val="99"/>
    <w:semiHidden/>
    <w:rsid w:val="00BE57C5"/>
    <w:rPr>
      <w:b/>
      <w:bCs/>
      <w:sz w:val="20"/>
      <w:szCs w:val="20"/>
    </w:rPr>
  </w:style>
  <w:style w:type="character" w:styleId="UnresolvedMention">
    <w:name w:val="Unresolved Mention"/>
    <w:basedOn w:val="DefaultParagraphFont"/>
    <w:uiPriority w:val="99"/>
    <w:unhideWhenUsed/>
    <w:rsid w:val="00BE57C5"/>
    <w:rPr>
      <w:color w:val="605E5C"/>
      <w:shd w:val="clear" w:color="auto" w:fill="E1DFDD"/>
    </w:rPr>
  </w:style>
  <w:style w:type="character" w:styleId="Mention">
    <w:name w:val="Mention"/>
    <w:basedOn w:val="DefaultParagraphFont"/>
    <w:uiPriority w:val="99"/>
    <w:unhideWhenUsed/>
    <w:rsid w:val="00BE57C5"/>
    <w:rPr>
      <w:color w:val="2B579A"/>
      <w:shd w:val="clear" w:color="auto" w:fill="E1DFDD"/>
    </w:rPr>
  </w:style>
  <w:style w:type="paragraph" w:styleId="Header">
    <w:name w:val="header"/>
    <w:basedOn w:val="Normal"/>
    <w:link w:val="HeaderChar"/>
    <w:uiPriority w:val="99"/>
    <w:unhideWhenUsed/>
    <w:rsid w:val="00FD315E"/>
    <w:pPr>
      <w:tabs>
        <w:tab w:val="center" w:pos="4680"/>
        <w:tab w:val="right" w:pos="9360"/>
      </w:tabs>
    </w:pPr>
  </w:style>
  <w:style w:type="character" w:customStyle="1" w:styleId="HeaderChar">
    <w:name w:val="Header Char"/>
    <w:basedOn w:val="DefaultParagraphFont"/>
    <w:link w:val="Header"/>
    <w:uiPriority w:val="99"/>
    <w:rsid w:val="00FD315E"/>
  </w:style>
  <w:style w:type="paragraph" w:styleId="Footer">
    <w:name w:val="footer"/>
    <w:basedOn w:val="Normal"/>
    <w:link w:val="FooterChar"/>
    <w:uiPriority w:val="99"/>
    <w:unhideWhenUsed/>
    <w:rsid w:val="00FD315E"/>
    <w:pPr>
      <w:tabs>
        <w:tab w:val="center" w:pos="4680"/>
        <w:tab w:val="right" w:pos="9360"/>
      </w:tabs>
    </w:pPr>
  </w:style>
  <w:style w:type="character" w:customStyle="1" w:styleId="FooterChar">
    <w:name w:val="Footer Char"/>
    <w:basedOn w:val="DefaultParagraphFont"/>
    <w:link w:val="Footer"/>
    <w:uiPriority w:val="99"/>
    <w:rsid w:val="00FD31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9378337">
      <w:bodyDiv w:val="1"/>
      <w:marLeft w:val="0"/>
      <w:marRight w:val="0"/>
      <w:marTop w:val="0"/>
      <w:marBottom w:val="0"/>
      <w:divBdr>
        <w:top w:val="none" w:sz="0" w:space="0" w:color="auto"/>
        <w:left w:val="none" w:sz="0" w:space="0" w:color="auto"/>
        <w:bottom w:val="none" w:sz="0" w:space="0" w:color="auto"/>
        <w:right w:val="none" w:sz="0" w:space="0" w:color="auto"/>
      </w:divBdr>
    </w:div>
    <w:div w:id="792869951">
      <w:bodyDiv w:val="1"/>
      <w:marLeft w:val="0"/>
      <w:marRight w:val="0"/>
      <w:marTop w:val="0"/>
      <w:marBottom w:val="0"/>
      <w:divBdr>
        <w:top w:val="none" w:sz="0" w:space="0" w:color="auto"/>
        <w:left w:val="none" w:sz="0" w:space="0" w:color="auto"/>
        <w:bottom w:val="none" w:sz="0" w:space="0" w:color="auto"/>
        <w:right w:val="none" w:sz="0" w:space="0" w:color="auto"/>
      </w:divBdr>
    </w:div>
    <w:div w:id="930629010">
      <w:bodyDiv w:val="1"/>
      <w:marLeft w:val="0"/>
      <w:marRight w:val="0"/>
      <w:marTop w:val="0"/>
      <w:marBottom w:val="0"/>
      <w:divBdr>
        <w:top w:val="none" w:sz="0" w:space="0" w:color="auto"/>
        <w:left w:val="none" w:sz="0" w:space="0" w:color="auto"/>
        <w:bottom w:val="none" w:sz="0" w:space="0" w:color="auto"/>
        <w:right w:val="none" w:sz="0" w:space="0" w:color="auto"/>
      </w:divBdr>
    </w:div>
    <w:div w:id="1538279273">
      <w:bodyDiv w:val="1"/>
      <w:marLeft w:val="0"/>
      <w:marRight w:val="0"/>
      <w:marTop w:val="0"/>
      <w:marBottom w:val="0"/>
      <w:divBdr>
        <w:top w:val="none" w:sz="0" w:space="0" w:color="auto"/>
        <w:left w:val="none" w:sz="0" w:space="0" w:color="auto"/>
        <w:bottom w:val="none" w:sz="0" w:space="0" w:color="auto"/>
        <w:right w:val="none" w:sz="0" w:space="0" w:color="auto"/>
      </w:divBdr>
    </w:div>
    <w:div w:id="1585142882">
      <w:bodyDiv w:val="1"/>
      <w:marLeft w:val="0"/>
      <w:marRight w:val="0"/>
      <w:marTop w:val="0"/>
      <w:marBottom w:val="0"/>
      <w:divBdr>
        <w:top w:val="none" w:sz="0" w:space="0" w:color="auto"/>
        <w:left w:val="none" w:sz="0" w:space="0" w:color="auto"/>
        <w:bottom w:val="none" w:sz="0" w:space="0" w:color="auto"/>
        <w:right w:val="none" w:sz="0" w:space="0" w:color="auto"/>
      </w:divBdr>
    </w:div>
    <w:div w:id="1615558094">
      <w:bodyDiv w:val="1"/>
      <w:marLeft w:val="0"/>
      <w:marRight w:val="0"/>
      <w:marTop w:val="0"/>
      <w:marBottom w:val="0"/>
      <w:divBdr>
        <w:top w:val="none" w:sz="0" w:space="0" w:color="auto"/>
        <w:left w:val="none" w:sz="0" w:space="0" w:color="auto"/>
        <w:bottom w:val="none" w:sz="0" w:space="0" w:color="auto"/>
        <w:right w:val="none" w:sz="0" w:space="0" w:color="auto"/>
      </w:divBdr>
    </w:div>
    <w:div w:id="1724134281">
      <w:bodyDiv w:val="1"/>
      <w:marLeft w:val="0"/>
      <w:marRight w:val="0"/>
      <w:marTop w:val="0"/>
      <w:marBottom w:val="0"/>
      <w:divBdr>
        <w:top w:val="none" w:sz="0" w:space="0" w:color="auto"/>
        <w:left w:val="none" w:sz="0" w:space="0" w:color="auto"/>
        <w:bottom w:val="none" w:sz="0" w:space="0" w:color="auto"/>
        <w:right w:val="none" w:sz="0" w:space="0" w:color="auto"/>
      </w:divBdr>
    </w:div>
    <w:div w:id="18355634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9.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microsoft.com/office/2016/09/relationships/commentsIds" Target="commentsIds.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C6F974-D71D-4BBD-BE4A-91FBABA48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7538</Words>
  <Characters>42971</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50409</CharactersWithSpaces>
  <SharedDoc>false</SharedDoc>
  <HLinks>
    <vt:vector size="66" baseType="variant">
      <vt:variant>
        <vt:i4>5242920</vt:i4>
      </vt:variant>
      <vt:variant>
        <vt:i4>56</vt:i4>
      </vt:variant>
      <vt:variant>
        <vt:i4>0</vt:i4>
      </vt:variant>
      <vt:variant>
        <vt:i4>5</vt:i4>
      </vt:variant>
      <vt:variant>
        <vt:lpwstr/>
      </vt:variant>
      <vt:variant>
        <vt:lpwstr>_iy1o0b7rzquj</vt:lpwstr>
      </vt:variant>
      <vt:variant>
        <vt:i4>1507369</vt:i4>
      </vt:variant>
      <vt:variant>
        <vt:i4>50</vt:i4>
      </vt:variant>
      <vt:variant>
        <vt:i4>0</vt:i4>
      </vt:variant>
      <vt:variant>
        <vt:i4>5</vt:i4>
      </vt:variant>
      <vt:variant>
        <vt:lpwstr/>
      </vt:variant>
      <vt:variant>
        <vt:lpwstr>_9id73hfxi8v8</vt:lpwstr>
      </vt:variant>
      <vt:variant>
        <vt:i4>917602</vt:i4>
      </vt:variant>
      <vt:variant>
        <vt:i4>44</vt:i4>
      </vt:variant>
      <vt:variant>
        <vt:i4>0</vt:i4>
      </vt:variant>
      <vt:variant>
        <vt:i4>5</vt:i4>
      </vt:variant>
      <vt:variant>
        <vt:lpwstr/>
      </vt:variant>
      <vt:variant>
        <vt:lpwstr>_qwcoomo0qxm</vt:lpwstr>
      </vt:variant>
      <vt:variant>
        <vt:i4>852091</vt:i4>
      </vt:variant>
      <vt:variant>
        <vt:i4>38</vt:i4>
      </vt:variant>
      <vt:variant>
        <vt:i4>0</vt:i4>
      </vt:variant>
      <vt:variant>
        <vt:i4>5</vt:i4>
      </vt:variant>
      <vt:variant>
        <vt:lpwstr/>
      </vt:variant>
      <vt:variant>
        <vt:lpwstr>_6z3ol9dggog9</vt:lpwstr>
      </vt:variant>
      <vt:variant>
        <vt:i4>6029413</vt:i4>
      </vt:variant>
      <vt:variant>
        <vt:i4>32</vt:i4>
      </vt:variant>
      <vt:variant>
        <vt:i4>0</vt:i4>
      </vt:variant>
      <vt:variant>
        <vt:i4>5</vt:i4>
      </vt:variant>
      <vt:variant>
        <vt:lpwstr/>
      </vt:variant>
      <vt:variant>
        <vt:lpwstr>_pkmd0posy6gt</vt:lpwstr>
      </vt:variant>
      <vt:variant>
        <vt:i4>5308460</vt:i4>
      </vt:variant>
      <vt:variant>
        <vt:i4>26</vt:i4>
      </vt:variant>
      <vt:variant>
        <vt:i4>0</vt:i4>
      </vt:variant>
      <vt:variant>
        <vt:i4>5</vt:i4>
      </vt:variant>
      <vt:variant>
        <vt:lpwstr/>
      </vt:variant>
      <vt:variant>
        <vt:lpwstr>_91rtc0d7d1y6</vt:lpwstr>
      </vt:variant>
      <vt:variant>
        <vt:i4>131114</vt:i4>
      </vt:variant>
      <vt:variant>
        <vt:i4>20</vt:i4>
      </vt:variant>
      <vt:variant>
        <vt:i4>0</vt:i4>
      </vt:variant>
      <vt:variant>
        <vt:i4>5</vt:i4>
      </vt:variant>
      <vt:variant>
        <vt:lpwstr/>
      </vt:variant>
      <vt:variant>
        <vt:lpwstr>_1q4kwn1brc3</vt:lpwstr>
      </vt:variant>
      <vt:variant>
        <vt:i4>4325474</vt:i4>
      </vt:variant>
      <vt:variant>
        <vt:i4>14</vt:i4>
      </vt:variant>
      <vt:variant>
        <vt:i4>0</vt:i4>
      </vt:variant>
      <vt:variant>
        <vt:i4>5</vt:i4>
      </vt:variant>
      <vt:variant>
        <vt:lpwstr/>
      </vt:variant>
      <vt:variant>
        <vt:lpwstr>_k2xxmu80a2eb</vt:lpwstr>
      </vt:variant>
      <vt:variant>
        <vt:i4>1703972</vt:i4>
      </vt:variant>
      <vt:variant>
        <vt:i4>8</vt:i4>
      </vt:variant>
      <vt:variant>
        <vt:i4>0</vt:i4>
      </vt:variant>
      <vt:variant>
        <vt:i4>5</vt:i4>
      </vt:variant>
      <vt:variant>
        <vt:lpwstr/>
      </vt:variant>
      <vt:variant>
        <vt:lpwstr>_kuk22zlu43ph</vt:lpwstr>
      </vt:variant>
      <vt:variant>
        <vt:i4>458785</vt:i4>
      </vt:variant>
      <vt:variant>
        <vt:i4>2</vt:i4>
      </vt:variant>
      <vt:variant>
        <vt:i4>0</vt:i4>
      </vt:variant>
      <vt:variant>
        <vt:i4>5</vt:i4>
      </vt:variant>
      <vt:variant>
        <vt:lpwstr/>
      </vt:variant>
      <vt:variant>
        <vt:lpwstr>_db1df6w77yt0</vt:lpwstr>
      </vt:variant>
      <vt:variant>
        <vt:i4>1310830</vt:i4>
      </vt:variant>
      <vt:variant>
        <vt:i4>0</vt:i4>
      </vt:variant>
      <vt:variant>
        <vt:i4>0</vt:i4>
      </vt:variant>
      <vt:variant>
        <vt:i4>5</vt:i4>
      </vt:variant>
      <vt:variant>
        <vt:lpwstr>mailto:klee1@seattleu.edu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Yunjung Ham</dc:creator>
  <cp:keywords/>
  <cp:lastModifiedBy>K 1</cp:lastModifiedBy>
  <cp:revision>2</cp:revision>
  <dcterms:created xsi:type="dcterms:W3CDTF">2020-03-15T19:43:00Z</dcterms:created>
  <dcterms:modified xsi:type="dcterms:W3CDTF">2020-03-15T19:43:00Z</dcterms:modified>
</cp:coreProperties>
</file>